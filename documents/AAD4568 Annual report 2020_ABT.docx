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5F0CC8" w14:textId="77777777" w:rsidR="004970ED" w:rsidRDefault="004970ED" w:rsidP="002349FD">
      <w:pPr>
        <w:pStyle w:val="Heading1"/>
        <w:rPr>
          <w:rFonts w:eastAsia="Times New Roman"/>
          <w:sz w:val="36"/>
          <w:szCs w:val="36"/>
        </w:rPr>
      </w:pPr>
      <w:r>
        <w:rPr>
          <w:rFonts w:eastAsia="Times New Roman"/>
        </w:rPr>
        <w:t>Assessing risks to Antarctic terrestrial and nearshore ecosystems</w:t>
      </w:r>
    </w:p>
    <w:p w14:paraId="5A7A4173" w14:textId="77777777" w:rsidR="004970ED" w:rsidRDefault="002349FD" w:rsidP="004970ED">
      <w:pPr>
        <w:rPr>
          <w:rFonts w:ascii="Arial" w:eastAsia="Times New Roman" w:hAnsi="Arial" w:cs="Arial"/>
        </w:rPr>
      </w:pPr>
      <w:r>
        <w:rPr>
          <w:rFonts w:ascii="Arial" w:eastAsia="Times New Roman" w:hAnsi="Arial" w:cs="Arial"/>
        </w:rPr>
        <w:t xml:space="preserve">Australian Antarctic Science Grant </w:t>
      </w:r>
      <w:r w:rsidR="004970ED">
        <w:rPr>
          <w:rFonts w:ascii="Arial" w:eastAsia="Times New Roman" w:hAnsi="Arial" w:cs="Arial"/>
        </w:rPr>
        <w:t>Project no 4568</w:t>
      </w:r>
    </w:p>
    <w:p w14:paraId="1F2DCF17" w14:textId="77777777" w:rsidR="00736D24" w:rsidRDefault="004970ED">
      <w:r>
        <w:t>Annual report 2020</w:t>
      </w:r>
    </w:p>
    <w:p w14:paraId="3B6E77ED" w14:textId="77777777" w:rsidR="004970ED" w:rsidRDefault="002349FD" w:rsidP="002349FD">
      <w:pPr>
        <w:pStyle w:val="Heading2"/>
      </w:pPr>
      <w:r>
        <w:t xml:space="preserve">Introduction and </w:t>
      </w:r>
      <w:r w:rsidR="004B4983">
        <w:t>Project summary</w:t>
      </w:r>
    </w:p>
    <w:p w14:paraId="17FB9F62" w14:textId="194B0E4E" w:rsidR="004B4983" w:rsidRDefault="004B4983" w:rsidP="004B4983">
      <w:r w:rsidRPr="0034536B">
        <w:t>Despite being one of the most remote environments on the planet, threats to Antarctic ecosystems are escalating. Threats include increasing human activity, pollution, biological invasions and a changing climate. Therefore, understanding more about the vulnerability of Antarctic environments, and identifying areas that warrant increased management or policy focus are becoming increasingly important. The Red List of Ecosystems protocol was developed in response to a growing demand for ecosystem-level risk assessment and has been adopted as a global standard by the International Union for Conservation of Nature (IUCN). Globally, this method has been successfully applied across a range of environments with tangible conservation outcomes, however</w:t>
      </w:r>
      <w:ins w:id="0" w:author="Aniko Toth" w:date="2020-08-18T13:55:00Z">
        <w:r w:rsidR="005712BA">
          <w:t>,</w:t>
        </w:r>
      </w:ins>
      <w:r w:rsidRPr="0034536B">
        <w:t xml:space="preserve"> to date its application to Antarctic ecosystems has been limited. We will deliver a continent-wide risk assessment of Antarctic terrestrial and nearshore ecosystems, to inform conservation planning, management and policy development in the region.</w:t>
      </w:r>
    </w:p>
    <w:p w14:paraId="2B1E35BD" w14:textId="77777777" w:rsidR="004B4983" w:rsidRPr="004B4983" w:rsidRDefault="004B4983" w:rsidP="004B4983">
      <w:r w:rsidRPr="004B4983">
        <w:t>The primary goal of this research is to establish a solid foundation for a systematic assessment of risks to Antarctic terrestrial and nearshore ecosystems as a basis for securing biodiversity into the future under a changing environment. To achieve this goal, we aim to</w:t>
      </w:r>
      <w:bookmarkStart w:id="1" w:name="_GoBack"/>
      <w:bookmarkEnd w:id="1"/>
      <w:del w:id="2" w:author="Aniko Toth" w:date="2020-08-18T13:56:00Z">
        <w:r w:rsidRPr="004B4983" w:rsidDel="005712BA">
          <w:delText xml:space="preserve"> </w:delText>
        </w:r>
      </w:del>
      <w:r w:rsidRPr="004B4983">
        <w:t>:</w:t>
      </w:r>
    </w:p>
    <w:p w14:paraId="410063E9" w14:textId="77777777" w:rsidR="004B4983" w:rsidRPr="004B4983" w:rsidRDefault="004B4983" w:rsidP="004B4983">
      <w:pPr>
        <w:ind w:left="426"/>
      </w:pPr>
      <w:r w:rsidRPr="004B4983">
        <w:t xml:space="preserve">1) Develop a typology and spatial distribution models for terrestrial and near-shore Antarctic ecosystems; </w:t>
      </w:r>
    </w:p>
    <w:p w14:paraId="4705A9BA" w14:textId="77777777" w:rsidR="004B4983" w:rsidRPr="004B4983" w:rsidRDefault="004B4983" w:rsidP="004B4983">
      <w:pPr>
        <w:ind w:left="426"/>
      </w:pPr>
      <w:r w:rsidRPr="004B4983">
        <w:t>2) Develop generic diagnostic models for functional groups of ecosystems represented in the typology (via elicitation workshop)</w:t>
      </w:r>
    </w:p>
    <w:p w14:paraId="3F4D145F" w14:textId="77777777" w:rsidR="004B4983" w:rsidRPr="004B4983" w:rsidRDefault="004B4983" w:rsidP="004B4983">
      <w:pPr>
        <w:ind w:left="426"/>
      </w:pPr>
      <w:r w:rsidRPr="004B4983">
        <w:t xml:space="preserve">3) Compile relevant data sets and undertake a gap analysis to identify the additional data needed for a comprehensive systematic ecosystem risk assessment; and </w:t>
      </w:r>
    </w:p>
    <w:p w14:paraId="0B134526" w14:textId="77777777" w:rsidR="004B4983" w:rsidRPr="004B4983" w:rsidRDefault="004B4983" w:rsidP="004B4983">
      <w:pPr>
        <w:ind w:left="426"/>
      </w:pPr>
      <w:r w:rsidRPr="004B4983">
        <w:t>4) To significantly expand the suite of Antarctic ecosystem risk assessment case studies by applying the IUCN Red List of Ecosystems criteria to a selection of ecosystem types for which suitable data sets are available.</w:t>
      </w:r>
    </w:p>
    <w:p w14:paraId="7D5084F7" w14:textId="77777777" w:rsidR="004970ED" w:rsidRDefault="004970ED">
      <w:r>
        <w:t>The approved project proposal identified for phases of the work program.</w:t>
      </w:r>
      <w:r w:rsidR="004B4983">
        <w:t xml:space="preserve"> This report details progress on phase 1 of the project, which</w:t>
      </w:r>
      <w:r w:rsidR="002349FD">
        <w:t xml:space="preserve"> comprises five components.</w:t>
      </w:r>
    </w:p>
    <w:p w14:paraId="1509E07C" w14:textId="77777777" w:rsidR="002E796B" w:rsidRDefault="002E796B">
      <w:r>
        <w:t>Phase 1</w:t>
      </w:r>
    </w:p>
    <w:p w14:paraId="36F5A620" w14:textId="77777777" w:rsidR="002E796B" w:rsidRDefault="002E796B" w:rsidP="004C7046">
      <w:pPr>
        <w:spacing w:after="0"/>
      </w:pPr>
      <w:r>
        <w:t>1a) Develop data management plan</w:t>
      </w:r>
    </w:p>
    <w:p w14:paraId="08F2F27E" w14:textId="77777777" w:rsidR="002E796B" w:rsidRDefault="002E796B" w:rsidP="004C7046">
      <w:pPr>
        <w:spacing w:after="0"/>
      </w:pPr>
      <w:r>
        <w:t>1b) Recruit post-doctoral f</w:t>
      </w:r>
      <w:r w:rsidR="00A61B58">
        <w:t>e</w:t>
      </w:r>
      <w:r>
        <w:t>llow</w:t>
      </w:r>
    </w:p>
    <w:p w14:paraId="6B4D8F95" w14:textId="77777777" w:rsidR="002E796B" w:rsidRDefault="002E796B" w:rsidP="004C7046">
      <w:pPr>
        <w:spacing w:after="0"/>
      </w:pPr>
      <w:r>
        <w:t>1c) Review and compile available data sets</w:t>
      </w:r>
    </w:p>
    <w:p w14:paraId="198A2FBB" w14:textId="77777777" w:rsidR="002E796B" w:rsidRDefault="002E796B" w:rsidP="004C7046">
      <w:pPr>
        <w:spacing w:after="0"/>
      </w:pPr>
      <w:r>
        <w:t>1d) Develop ecosystem typology</w:t>
      </w:r>
    </w:p>
    <w:p w14:paraId="6555E249" w14:textId="77777777" w:rsidR="002E796B" w:rsidRDefault="002E796B">
      <w:r>
        <w:t>1e) Commence distribution modelling for ecosystem types</w:t>
      </w:r>
    </w:p>
    <w:p w14:paraId="2AD7040E" w14:textId="77777777" w:rsidR="002E796B" w:rsidRDefault="002E796B"/>
    <w:p w14:paraId="15C35864" w14:textId="77777777" w:rsidR="00A84A58" w:rsidRDefault="00A84A58" w:rsidP="00A84A58">
      <w:pPr>
        <w:pStyle w:val="Heading2"/>
      </w:pPr>
      <w:r>
        <w:lastRenderedPageBreak/>
        <w:t>1a. Data Management Plan</w:t>
      </w:r>
    </w:p>
    <w:p w14:paraId="0222BCDD" w14:textId="77777777" w:rsidR="00A84A58" w:rsidRDefault="00A84A58">
      <w:r>
        <w:t>The Data Management Plan was submitted on 24 April 2020. The plan identifies four data products as detailed in the table below.</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5368"/>
        <w:gridCol w:w="930"/>
        <w:gridCol w:w="1028"/>
      </w:tblGrid>
      <w:tr w:rsidR="00A84A58" w14:paraId="4F9722AC" w14:textId="77777777" w:rsidTr="0080217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B4172C" w14:textId="77777777" w:rsidR="00A84A58" w:rsidRDefault="00A84A58" w:rsidP="00802175">
            <w:pPr>
              <w:jc w:val="center"/>
              <w:rPr>
                <w:rFonts w:ascii="Arial" w:eastAsia="Times New Roman" w:hAnsi="Arial" w:cs="Arial"/>
                <w:b/>
                <w:bCs/>
              </w:rPr>
            </w:pPr>
            <w:r>
              <w:rPr>
                <w:rFonts w:ascii="Arial" w:eastAsia="Times New Roman" w:hAnsi="Arial" w:cs="Arial"/>
                <w:b/>
                <w:bCs/>
              </w:rPr>
              <w:t>Product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99EE5" w14:textId="77777777" w:rsidR="00A84A58" w:rsidRDefault="00A84A58" w:rsidP="00802175">
            <w:pPr>
              <w:jc w:val="center"/>
              <w:rPr>
                <w:rFonts w:ascii="Arial" w:eastAsia="Times New Roman" w:hAnsi="Arial" w:cs="Arial"/>
                <w:b/>
                <w:bCs/>
              </w:rPr>
            </w:pPr>
            <w:r>
              <w:rPr>
                <w:rFonts w:ascii="Arial" w:eastAsia="Times New Roman" w:hAnsi="Arial" w:cs="Arial"/>
                <w:b/>
                <w:bCs/>
              </w:rPr>
              <w:t>Product 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19299" w14:textId="77777777" w:rsidR="00A84A58" w:rsidRDefault="00A84A58" w:rsidP="00802175">
            <w:pPr>
              <w:jc w:val="center"/>
              <w:rPr>
                <w:rFonts w:ascii="Arial" w:eastAsia="Times New Roman" w:hAnsi="Arial" w:cs="Arial"/>
                <w:b/>
                <w:bCs/>
              </w:rPr>
            </w:pPr>
            <w:r>
              <w:rPr>
                <w:rFonts w:ascii="Arial" w:eastAsia="Times New Roman" w:hAnsi="Arial" w:cs="Arial"/>
                <w:b/>
                <w:bCs/>
              </w:rPr>
              <w:t>Data 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1B2DA" w14:textId="77777777" w:rsidR="00A84A58" w:rsidRDefault="00A84A58" w:rsidP="00802175">
            <w:pPr>
              <w:jc w:val="center"/>
              <w:rPr>
                <w:rFonts w:ascii="Arial" w:eastAsia="Times New Roman" w:hAnsi="Arial" w:cs="Arial"/>
                <w:b/>
                <w:bCs/>
              </w:rPr>
            </w:pPr>
            <w:r>
              <w:rPr>
                <w:rFonts w:ascii="Arial" w:eastAsia="Times New Roman" w:hAnsi="Arial" w:cs="Arial"/>
                <w:b/>
                <w:bCs/>
              </w:rPr>
              <w:t>Delivery date</w:t>
            </w:r>
          </w:p>
        </w:tc>
      </w:tr>
      <w:tr w:rsidR="00A84A58" w14:paraId="2A11FCC7" w14:textId="77777777" w:rsidTr="008021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19F347" w14:textId="77777777" w:rsidR="00A84A58" w:rsidRDefault="00A84A58" w:rsidP="00802175">
            <w:pPr>
              <w:rPr>
                <w:rFonts w:ascii="Arial" w:eastAsia="Times New Roman" w:hAnsi="Arial" w:cs="Arial"/>
              </w:rPr>
            </w:pPr>
            <w:r>
              <w:rPr>
                <w:rFonts w:ascii="Arial" w:eastAsia="Times New Roman" w:hAnsi="Arial" w:cs="Arial"/>
              </w:rPr>
              <w:t>Antarctic Ecosystem Functional Models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6DFFC" w14:textId="77777777" w:rsidR="00A84A58" w:rsidRDefault="00A84A58" w:rsidP="00802175">
            <w:pPr>
              <w:rPr>
                <w:rFonts w:ascii="Arial" w:eastAsia="Times New Roman" w:hAnsi="Arial" w:cs="Arial"/>
              </w:rPr>
            </w:pPr>
            <w:r>
              <w:rPr>
                <w:rFonts w:ascii="Arial" w:eastAsia="Times New Roman" w:hAnsi="Arial" w:cs="Arial"/>
              </w:rPr>
              <w:t xml:space="preserve">A series of diagnostic models that identify key ecosystem components, processes, threats, and state variables that outline functional definitions of ecosystem collapse.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1B7D53" w14:textId="77777777" w:rsidR="00A84A58" w:rsidRDefault="00A84A58" w:rsidP="00802175">
            <w:pPr>
              <w:rPr>
                <w:rFonts w:ascii="Arial" w:eastAsia="Times New Roman" w:hAnsi="Arial" w:cs="Arial"/>
              </w:rPr>
            </w:pPr>
            <w:r>
              <w:rPr>
                <w:rFonts w:ascii="Arial" w:eastAsia="Times New Roman" w:hAnsi="Arial" w:cs="Arial"/>
              </w:rPr>
              <w:t>10 MB</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38429" w14:textId="77777777" w:rsidR="00A84A58" w:rsidRDefault="00A84A58" w:rsidP="00802175">
            <w:pPr>
              <w:rPr>
                <w:rFonts w:ascii="Arial" w:eastAsia="Times New Roman" w:hAnsi="Arial" w:cs="Arial"/>
              </w:rPr>
            </w:pPr>
            <w:r>
              <w:rPr>
                <w:rStyle w:val="whitespace"/>
                <w:rFonts w:ascii="Arial" w:eastAsia="Times New Roman" w:hAnsi="Arial" w:cs="Arial"/>
              </w:rPr>
              <w:t>Dec 2020</w:t>
            </w:r>
            <w:r>
              <w:rPr>
                <w:rFonts w:ascii="Arial" w:eastAsia="Times New Roman" w:hAnsi="Arial" w:cs="Arial"/>
              </w:rPr>
              <w:t xml:space="preserve"> </w:t>
            </w:r>
          </w:p>
        </w:tc>
      </w:tr>
      <w:tr w:rsidR="00A84A58" w14:paraId="1B8AC284" w14:textId="77777777" w:rsidTr="008021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B16A4" w14:textId="77777777" w:rsidR="00A84A58" w:rsidRDefault="00A84A58" w:rsidP="00802175">
            <w:pPr>
              <w:rPr>
                <w:rFonts w:ascii="Arial" w:eastAsia="Times New Roman" w:hAnsi="Arial" w:cs="Arial"/>
              </w:rPr>
            </w:pPr>
            <w:r>
              <w:rPr>
                <w:rFonts w:ascii="Arial" w:eastAsia="Times New Roman" w:hAnsi="Arial" w:cs="Arial"/>
              </w:rPr>
              <w:t>Antarctic Ecosystems Indicator Dataset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05BD6" w14:textId="77777777" w:rsidR="00A84A58" w:rsidRDefault="00A84A58" w:rsidP="00802175">
            <w:pPr>
              <w:rPr>
                <w:rFonts w:ascii="Arial" w:eastAsia="Times New Roman" w:hAnsi="Arial" w:cs="Arial"/>
              </w:rPr>
            </w:pPr>
            <w:r>
              <w:rPr>
                <w:rFonts w:ascii="Arial" w:eastAsia="Times New Roman" w:hAnsi="Arial" w:cs="Arial"/>
              </w:rPr>
              <w:t>Collection of datasets that serve as indicators of ecosystem collapse for the ecosystems in the functional typology. Dataset will include information about missing data for ecosystems that do not have enough data for collapse risk assessment.</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90FD471" w14:textId="77777777" w:rsidR="00A84A58" w:rsidRDefault="00A84A58" w:rsidP="00802175">
            <w:pPr>
              <w:rPr>
                <w:rFonts w:ascii="Arial" w:eastAsia="Times New Roman" w:hAnsi="Arial" w:cs="Arial"/>
              </w:rPr>
            </w:pPr>
            <w:r>
              <w:rPr>
                <w:rFonts w:ascii="Arial" w:eastAsia="Times New Roman" w:hAnsi="Arial" w:cs="Arial"/>
              </w:rPr>
              <w:t>500 MB</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5D9A0" w14:textId="77777777" w:rsidR="00A84A58" w:rsidRDefault="00A84A58" w:rsidP="00802175">
            <w:pPr>
              <w:rPr>
                <w:rFonts w:ascii="Arial" w:eastAsia="Times New Roman" w:hAnsi="Arial" w:cs="Arial"/>
              </w:rPr>
            </w:pPr>
            <w:r>
              <w:rPr>
                <w:rStyle w:val="whitespace"/>
                <w:rFonts w:ascii="Arial" w:eastAsia="Times New Roman" w:hAnsi="Arial" w:cs="Arial"/>
              </w:rPr>
              <w:t>Jun 2021</w:t>
            </w:r>
            <w:r>
              <w:rPr>
                <w:rFonts w:ascii="Arial" w:eastAsia="Times New Roman" w:hAnsi="Arial" w:cs="Arial"/>
              </w:rPr>
              <w:t xml:space="preserve"> </w:t>
            </w:r>
          </w:p>
        </w:tc>
      </w:tr>
      <w:tr w:rsidR="00A84A58" w14:paraId="2FE8E4C5" w14:textId="77777777" w:rsidTr="008021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5114E" w14:textId="77777777" w:rsidR="00A84A58" w:rsidRDefault="00A84A58" w:rsidP="00802175">
            <w:pPr>
              <w:rPr>
                <w:rFonts w:ascii="Arial" w:eastAsia="Times New Roman" w:hAnsi="Arial" w:cs="Arial"/>
              </w:rPr>
            </w:pPr>
            <w:r>
              <w:rPr>
                <w:rFonts w:ascii="Arial" w:eastAsia="Times New Roman" w:hAnsi="Arial" w:cs="Arial"/>
              </w:rPr>
              <w:t>Risk Assessment for Antarctic Ecosystems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59E87" w14:textId="77777777" w:rsidR="00A84A58" w:rsidRDefault="00A84A58" w:rsidP="00802175">
            <w:pPr>
              <w:rPr>
                <w:rFonts w:ascii="Arial" w:eastAsia="Times New Roman" w:hAnsi="Arial" w:cs="Arial"/>
              </w:rPr>
            </w:pPr>
            <w:r>
              <w:rPr>
                <w:rFonts w:ascii="Arial" w:eastAsia="Times New Roman" w:hAnsi="Arial" w:cs="Arial"/>
              </w:rPr>
              <w:t xml:space="preserve">A series of model and written outputs detailing (A) Reduction in geographic distribution, (B) Degree of restriction in geographic distribution, (C) Environmental degradation, (D) Disruption of biotic processes, and (E) Quantitative analyses that estimates the probability of ecosystem collapse for Antarctic ecosystems that have adequate data. Partial assessments may result for ecosystems with </w:t>
            </w:r>
            <w:proofErr w:type="gramStart"/>
            <w:r>
              <w:rPr>
                <w:rFonts w:ascii="Arial" w:eastAsia="Times New Roman" w:hAnsi="Arial" w:cs="Arial"/>
              </w:rPr>
              <w:t>sufficient</w:t>
            </w:r>
            <w:proofErr w:type="gramEnd"/>
            <w:r>
              <w:rPr>
                <w:rFonts w:ascii="Arial" w:eastAsia="Times New Roman" w:hAnsi="Arial" w:cs="Arial"/>
              </w:rPr>
              <w:t xml:space="preserve"> data to assess some criteria but not all.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01F5591" w14:textId="77777777" w:rsidR="00A84A58" w:rsidRDefault="00A84A58" w:rsidP="00802175">
            <w:pPr>
              <w:rPr>
                <w:rFonts w:ascii="Arial" w:eastAsia="Times New Roman" w:hAnsi="Arial" w:cs="Arial"/>
              </w:rPr>
            </w:pPr>
            <w:r>
              <w:rPr>
                <w:rFonts w:ascii="Arial" w:eastAsia="Times New Roman" w:hAnsi="Arial" w:cs="Arial"/>
              </w:rPr>
              <w:t>500 MB</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2822D" w14:textId="77777777" w:rsidR="00A84A58" w:rsidRDefault="00A84A58" w:rsidP="00802175">
            <w:pPr>
              <w:rPr>
                <w:rFonts w:ascii="Arial" w:eastAsia="Times New Roman" w:hAnsi="Arial" w:cs="Arial"/>
              </w:rPr>
            </w:pPr>
            <w:r>
              <w:rPr>
                <w:rStyle w:val="whitespace"/>
                <w:rFonts w:ascii="Arial" w:eastAsia="Times New Roman" w:hAnsi="Arial" w:cs="Arial"/>
              </w:rPr>
              <w:t>Mar 2022</w:t>
            </w:r>
            <w:r>
              <w:rPr>
                <w:rFonts w:ascii="Arial" w:eastAsia="Times New Roman" w:hAnsi="Arial" w:cs="Arial"/>
              </w:rPr>
              <w:t xml:space="preserve"> </w:t>
            </w:r>
          </w:p>
        </w:tc>
      </w:tr>
      <w:tr w:rsidR="00A84A58" w14:paraId="6896537A" w14:textId="77777777" w:rsidTr="0080217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D2D1D" w14:textId="77777777" w:rsidR="00A84A58" w:rsidRDefault="00A84A58" w:rsidP="00A84A58">
            <w:pPr>
              <w:rPr>
                <w:rFonts w:ascii="Arial" w:eastAsia="Times New Roman" w:hAnsi="Arial" w:cs="Arial"/>
              </w:rPr>
            </w:pPr>
            <w:r>
              <w:rPr>
                <w:rFonts w:ascii="Arial" w:eastAsia="Times New Roman" w:hAnsi="Arial" w:cs="Arial"/>
              </w:rPr>
              <w:t>Antarctic Ecosystem Functional Typology</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87950" w14:textId="77777777" w:rsidR="00A84A58" w:rsidRDefault="00A84A58" w:rsidP="00802175">
            <w:pPr>
              <w:rPr>
                <w:rFonts w:ascii="Arial" w:eastAsia="Times New Roman" w:hAnsi="Arial" w:cs="Arial"/>
              </w:rPr>
            </w:pPr>
            <w:r>
              <w:rPr>
                <w:rFonts w:ascii="Arial" w:eastAsia="Times New Roman" w:hAnsi="Arial" w:cs="Arial"/>
              </w:rPr>
              <w:t xml:space="preserve">A map or maps of Antarctica delineating the functional typology of non-ice-covered and nearshore ecosystems, accompanied by ecosystem descriptive profiles according to the IUCN Red List of Ecosystems guidelines.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7B2F2B7" w14:textId="77777777" w:rsidR="00A84A58" w:rsidRDefault="00A84A58" w:rsidP="00802175">
            <w:pPr>
              <w:rPr>
                <w:rFonts w:ascii="Arial" w:eastAsia="Times New Roman" w:hAnsi="Arial" w:cs="Arial"/>
              </w:rPr>
            </w:pPr>
            <w:r>
              <w:rPr>
                <w:rFonts w:ascii="Arial" w:eastAsia="Times New Roman" w:hAnsi="Arial" w:cs="Arial"/>
              </w:rPr>
              <w:t>250 MB</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62BAD" w14:textId="77777777" w:rsidR="00A84A58" w:rsidRDefault="00A84A58" w:rsidP="00802175">
            <w:pPr>
              <w:rPr>
                <w:rFonts w:ascii="Arial" w:eastAsia="Times New Roman" w:hAnsi="Arial" w:cs="Arial"/>
              </w:rPr>
            </w:pPr>
            <w:r>
              <w:rPr>
                <w:rStyle w:val="whitespace"/>
                <w:rFonts w:ascii="Arial" w:eastAsia="Times New Roman" w:hAnsi="Arial" w:cs="Arial"/>
              </w:rPr>
              <w:t>Dec 2020</w:t>
            </w:r>
            <w:r>
              <w:rPr>
                <w:rFonts w:ascii="Arial" w:eastAsia="Times New Roman" w:hAnsi="Arial" w:cs="Arial"/>
              </w:rPr>
              <w:t xml:space="preserve"> </w:t>
            </w:r>
          </w:p>
        </w:tc>
      </w:tr>
    </w:tbl>
    <w:p w14:paraId="6A0D6209" w14:textId="77777777" w:rsidR="00A84A58" w:rsidRDefault="00A84A58"/>
    <w:p w14:paraId="1E76D0A2" w14:textId="77777777" w:rsidR="00A84A58" w:rsidRDefault="00A61B58">
      <w:r>
        <w:t xml:space="preserve">The four data products will be archived in the </w:t>
      </w:r>
      <w:r w:rsidRPr="00A61B58">
        <w:t>Australian Antarctic Data Centre</w:t>
      </w:r>
      <w:r>
        <w:t>.</w:t>
      </w:r>
    </w:p>
    <w:p w14:paraId="4F2E96C4" w14:textId="77777777" w:rsidR="00A61B58" w:rsidRDefault="00A61B58"/>
    <w:p w14:paraId="495AB4B8" w14:textId="77777777" w:rsidR="00A61B58" w:rsidRDefault="00A61B58" w:rsidP="00A61B58">
      <w:pPr>
        <w:pStyle w:val="Heading2"/>
      </w:pPr>
      <w:r>
        <w:t>1b. Post-doctoral fellow</w:t>
      </w:r>
    </w:p>
    <w:p w14:paraId="37D3D6AE" w14:textId="77777777" w:rsidR="00A61B58" w:rsidRDefault="00A61B58">
      <w:r>
        <w:t>Dr Aniko Toth was identified as the post-doctoral fellow to carry out the project work program in November 2019. Dr Toth has advanced ecological modelling skills and experience in analysis of big data.</w:t>
      </w:r>
      <w:r w:rsidR="000D0D6E">
        <w:t xml:space="preserve"> She commenced work on the project in February 2020 after building experience in the IUCN Red List of Ecosystems protocol in collaborative projects on Finnish mire ecosystems</w:t>
      </w:r>
      <w:r w:rsidR="004571E7">
        <w:t xml:space="preserve"> and Australian alpine ecosystems.</w:t>
      </w:r>
    </w:p>
    <w:p w14:paraId="54DF90E6" w14:textId="77777777" w:rsidR="004571E7" w:rsidRDefault="004571E7" w:rsidP="004571E7">
      <w:pPr>
        <w:pStyle w:val="Heading2"/>
      </w:pPr>
      <w:r>
        <w:lastRenderedPageBreak/>
        <w:t>1c. Review and compilation of data sets</w:t>
      </w:r>
    </w:p>
    <w:p w14:paraId="1FC6B088" w14:textId="77777777" w:rsidR="004571E7" w:rsidRDefault="00D57449">
      <w:r>
        <w:t xml:space="preserve">Data compilation has focussed </w:t>
      </w:r>
      <w:r w:rsidR="00B25456">
        <w:t>o</w:t>
      </w:r>
      <w:r>
        <w:t xml:space="preserve">n spatially explicit data required to develop the ecosystem typology. </w:t>
      </w:r>
      <w:r w:rsidR="00B25456">
        <w:t>The data sets compiled for analysis include:</w:t>
      </w:r>
    </w:p>
    <w:p w14:paraId="246F173E" w14:textId="77777777" w:rsidR="00B25456" w:rsidRDefault="00B25456" w:rsidP="00B25456">
      <w:pPr>
        <w:ind w:left="567"/>
      </w:pPr>
      <w:proofErr w:type="spellStart"/>
      <w:r>
        <w:t>i</w:t>
      </w:r>
      <w:proofErr w:type="spellEnd"/>
      <w:r>
        <w:t>) Biogeographical spatial layers;</w:t>
      </w:r>
    </w:p>
    <w:p w14:paraId="54DB6416" w14:textId="77777777" w:rsidR="00B25456" w:rsidRDefault="00B25456" w:rsidP="00B25456">
      <w:pPr>
        <w:ind w:left="567"/>
      </w:pPr>
      <w:r>
        <w:t>ii) Biological occurrence records;</w:t>
      </w:r>
    </w:p>
    <w:p w14:paraId="7F9B9387" w14:textId="77777777" w:rsidR="00B25456" w:rsidRDefault="00B25456" w:rsidP="00B25456">
      <w:pPr>
        <w:ind w:left="567"/>
      </w:pPr>
      <w:r>
        <w:t>iii) Distribution models for selected taxonomic groups;</w:t>
      </w:r>
    </w:p>
    <w:p w14:paraId="0E77A5B2" w14:textId="77777777" w:rsidR="00B25456" w:rsidRDefault="00B25456" w:rsidP="00B25456">
      <w:pPr>
        <w:ind w:left="567"/>
      </w:pPr>
      <w:r>
        <w:t>iv) Ecological time series;</w:t>
      </w:r>
    </w:p>
    <w:p w14:paraId="1F1C56B0" w14:textId="77777777" w:rsidR="00B25456" w:rsidRDefault="00B25456" w:rsidP="00B25456">
      <w:pPr>
        <w:ind w:left="567"/>
      </w:pPr>
      <w:r>
        <w:t>v) Landscape variables derived from radar imagery, including elevation, rugosity, solar radiation, elevation, slope, aspect</w:t>
      </w:r>
      <w:r w:rsidRPr="00B25456">
        <w:t xml:space="preserve"> </w:t>
      </w:r>
      <w:r>
        <w:t>and ice-free areas;</w:t>
      </w:r>
    </w:p>
    <w:p w14:paraId="1D365A2F" w14:textId="77777777" w:rsidR="00B25456" w:rsidRDefault="00B25456" w:rsidP="00B25456">
      <w:pPr>
        <w:ind w:left="567"/>
      </w:pPr>
      <w:r>
        <w:t xml:space="preserve">vi) Climate data including temperature, precipitation, wind and derived climate products. </w:t>
      </w:r>
    </w:p>
    <w:p w14:paraId="492E720C" w14:textId="77777777" w:rsidR="002450F3" w:rsidRDefault="002450F3" w:rsidP="002450F3">
      <w:r>
        <w:t xml:space="preserve">Different data sets are available in different spatial resolutions. Biotic distribution models are available in large pixels, environmental data are available in small pixels, ice-free areas are available as polygons, while occurrence records for biota are point records. </w:t>
      </w:r>
    </w:p>
    <w:p w14:paraId="15DA2050" w14:textId="77777777" w:rsidR="002450F3" w:rsidRDefault="002450F3" w:rsidP="00B25456">
      <w:pPr>
        <w:ind w:left="567"/>
      </w:pPr>
    </w:p>
    <w:p w14:paraId="6C164A64" w14:textId="77777777" w:rsidR="00B25456" w:rsidRDefault="00B25456" w:rsidP="00B25456">
      <w:pPr>
        <w:pStyle w:val="Heading2"/>
      </w:pPr>
      <w:r>
        <w:t xml:space="preserve">1d. </w:t>
      </w:r>
      <w:r w:rsidR="00E50B1E">
        <w:t>D</w:t>
      </w:r>
      <w:r>
        <w:t xml:space="preserve">evelopment of </w:t>
      </w:r>
      <w:r w:rsidR="00E50B1E">
        <w:t xml:space="preserve">the </w:t>
      </w:r>
      <w:r>
        <w:t>ecosystem typology</w:t>
      </w:r>
    </w:p>
    <w:p w14:paraId="2E30DA69" w14:textId="77777777" w:rsidR="00B25456" w:rsidRDefault="002450F3" w:rsidP="00B25456">
      <w:r>
        <w:t>The project team agreed on an aim to develop a terrestrial ecosystem typology with no more than 100 units, ideally 40-60. We explored alternative approaches to de</w:t>
      </w:r>
      <w:r w:rsidR="00A970E0">
        <w:t>v</w:t>
      </w:r>
      <w:r>
        <w:t>el</w:t>
      </w:r>
      <w:r w:rsidR="00A970E0">
        <w:t>o</w:t>
      </w:r>
      <w:r>
        <w:t>p</w:t>
      </w:r>
      <w:r w:rsidR="00A970E0">
        <w:t>i</w:t>
      </w:r>
      <w:r>
        <w:t xml:space="preserve">ng a typology from available data. </w:t>
      </w:r>
    </w:p>
    <w:p w14:paraId="2337C031" w14:textId="77777777" w:rsidR="00A970E0" w:rsidRDefault="00A970E0" w:rsidP="00B25456">
      <w:r>
        <w:t xml:space="preserve">We first explored co-occurrence clusters in the biological occurrence records using a presence-absence matrix of species presence-absence by ice-free areas for each of </w:t>
      </w:r>
      <w:del w:id="3" w:author="Aniko Toth" w:date="2020-08-18T11:20:00Z">
        <w:r w:rsidDel="00BE1DF5">
          <w:delText xml:space="preserve">six </w:delText>
        </w:r>
      </w:del>
      <w:ins w:id="4" w:author="Aniko Toth" w:date="2020-08-18T11:20:00Z">
        <w:r w:rsidR="00BE1DF5">
          <w:t>five</w:t>
        </w:r>
        <w:r w:rsidR="00BE1DF5">
          <w:t xml:space="preserve"> </w:t>
        </w:r>
      </w:ins>
      <w:r>
        <w:t>decades (1960-</w:t>
      </w:r>
      <w:del w:id="5" w:author="Aniko Toth" w:date="2020-08-18T11:20:00Z">
        <w:r w:rsidDel="00BE1DF5">
          <w:delText>presen</w:delText>
        </w:r>
        <w:commentRangeStart w:id="6"/>
        <w:r w:rsidDel="00BE1DF5">
          <w:delText>t</w:delText>
        </w:r>
      </w:del>
      <w:ins w:id="7" w:author="Aniko Toth" w:date="2020-08-18T11:20:00Z">
        <w:r w:rsidR="00BE1DF5">
          <w:t>2010</w:t>
        </w:r>
        <w:commentRangeEnd w:id="6"/>
        <w:r w:rsidR="00BE1DF5">
          <w:rPr>
            <w:rStyle w:val="CommentReference"/>
          </w:rPr>
          <w:commentReference w:id="6"/>
        </w:r>
      </w:ins>
      <w:r>
        <w:t>). The data were cleaned to remove records representing uncertain identifications at the species level,</w:t>
      </w:r>
      <w:r w:rsidR="007016EE">
        <w:t xml:space="preserve"> and</w:t>
      </w:r>
      <w:r>
        <w:t xml:space="preserve"> ice-free areas </w:t>
      </w:r>
      <w:r w:rsidR="007016EE">
        <w:t xml:space="preserve">and species </w:t>
      </w:r>
      <w:r>
        <w:t>with less than five records</w:t>
      </w:r>
      <w:r w:rsidR="007016EE">
        <w:t xml:space="preserve"> </w:t>
      </w:r>
      <w:proofErr w:type="gramStart"/>
      <w:r w:rsidR="007016EE">
        <w:t>in a given</w:t>
      </w:r>
      <w:proofErr w:type="gramEnd"/>
      <w:r w:rsidR="007016EE">
        <w:t xml:space="preserve"> decade. A two-stage co-occurrence and cluster analysis produced</w:t>
      </w:r>
      <w:ins w:id="8" w:author="Aniko Toth" w:date="2020-08-18T11:21:00Z">
        <w:r w:rsidR="00BE1DF5">
          <w:t xml:space="preserve"> three</w:t>
        </w:r>
      </w:ins>
      <w:r w:rsidR="007016EE">
        <w:t xml:space="preserve"> general assemblage types</w:t>
      </w:r>
      <w:ins w:id="9" w:author="Aniko Toth" w:date="2020-08-18T11:23:00Z">
        <w:r w:rsidR="00BE1DF5">
          <w:t xml:space="preserve"> which exhibit some overlap in </w:t>
        </w:r>
      </w:ins>
      <w:ins w:id="10" w:author="Aniko Toth" w:date="2020-08-18T11:28:00Z">
        <w:r w:rsidR="00BE1DF5">
          <w:t>composition</w:t>
        </w:r>
      </w:ins>
      <w:r w:rsidR="007016EE">
        <w:t>:</w:t>
      </w:r>
      <w:r w:rsidR="007016EE" w:rsidRPr="007016EE">
        <w:t xml:space="preserve"> </w:t>
      </w:r>
      <w:r w:rsidR="007016EE">
        <w:t xml:space="preserve">one with 154 taxa </w:t>
      </w:r>
      <w:r w:rsidR="007016EE" w:rsidRPr="007016EE">
        <w:t xml:space="preserve">dominated by fungi, cyanobacteria, and some mosses, also </w:t>
      </w:r>
      <w:r w:rsidR="007016EE">
        <w:t>with</w:t>
      </w:r>
      <w:r w:rsidR="007016EE" w:rsidRPr="007016EE">
        <w:t xml:space="preserve"> </w:t>
      </w:r>
      <w:proofErr w:type="spellStart"/>
      <w:r w:rsidR="007016EE" w:rsidRPr="007016EE">
        <w:t>Ochrophyta</w:t>
      </w:r>
      <w:proofErr w:type="spellEnd"/>
      <w:r w:rsidR="007016EE" w:rsidRPr="007016EE">
        <w:t xml:space="preserve">, Rotifers, Tardigrades, Chlorophyta, </w:t>
      </w:r>
      <w:del w:id="11" w:author="Aniko Toth" w:date="2020-08-18T11:23:00Z">
        <w:r w:rsidR="007016EE" w:rsidRPr="007016EE" w:rsidDel="00BE1DF5">
          <w:delText xml:space="preserve">and </w:delText>
        </w:r>
      </w:del>
      <w:r w:rsidR="007016EE" w:rsidRPr="007016EE">
        <w:t xml:space="preserve">some arthropods </w:t>
      </w:r>
      <w:ins w:id="12" w:author="Aniko Toth" w:date="2020-08-18T11:23:00Z">
        <w:r w:rsidR="00BE1DF5">
          <w:t xml:space="preserve">and Adelie penguins </w:t>
        </w:r>
      </w:ins>
      <w:r w:rsidR="007016EE" w:rsidRPr="007016EE">
        <w:t>occur</w:t>
      </w:r>
      <w:r w:rsidR="007016EE">
        <w:t>ring</w:t>
      </w:r>
      <w:r w:rsidR="007016EE" w:rsidRPr="007016EE">
        <w:t xml:space="preserve"> </w:t>
      </w:r>
      <w:r w:rsidR="007016EE">
        <w:t>across</w:t>
      </w:r>
      <w:r w:rsidR="007016EE" w:rsidRPr="007016EE">
        <w:t xml:space="preserve"> the Antarctic mainland, </w:t>
      </w:r>
      <w:r w:rsidR="007016EE">
        <w:t>and</w:t>
      </w:r>
      <w:r w:rsidR="007016EE" w:rsidRPr="007016EE">
        <w:t xml:space="preserve"> occasionally on the peninsula</w:t>
      </w:r>
      <w:r w:rsidR="007016EE">
        <w:t>; a second group with 122 species dominated by (presumably mostly different) fungi and mosses</w:t>
      </w:r>
      <w:ins w:id="13" w:author="Aniko Toth" w:date="2020-08-18T11:27:00Z">
        <w:r w:rsidR="00BE1DF5">
          <w:t>, but also including chinstrap and gentoo penguins,</w:t>
        </w:r>
      </w:ins>
      <w:r w:rsidR="007016EE">
        <w:t xml:space="preserve"> found only on the </w:t>
      </w:r>
      <w:ins w:id="14" w:author="Aniko Toth" w:date="2020-08-18T11:21:00Z">
        <w:r w:rsidR="00BE1DF5">
          <w:t xml:space="preserve">Antarctic </w:t>
        </w:r>
      </w:ins>
      <w:r w:rsidR="007016EE">
        <w:t xml:space="preserve">peninsula and nearby islands; and a third group with 73 species dominated by vertebrates (all penguins, seabirds, and pinnipeds), along with an apparently complimentary suite of arthropods, nematodes, and mosses, found </w:t>
      </w:r>
      <w:del w:id="15" w:author="Aniko Toth" w:date="2020-08-18T11:22:00Z">
        <w:r w:rsidR="007016EE" w:rsidDel="00BE1DF5">
          <w:delText xml:space="preserve">mostly </w:delText>
        </w:r>
      </w:del>
      <w:ins w:id="16" w:author="Aniko Toth" w:date="2020-08-18T11:22:00Z">
        <w:r w:rsidR="00BE1DF5">
          <w:t>only</w:t>
        </w:r>
        <w:r w:rsidR="00BE1DF5">
          <w:t xml:space="preserve"> </w:t>
        </w:r>
      </w:ins>
      <w:r w:rsidR="007016EE">
        <w:t>on the peninsula</w:t>
      </w:r>
      <w:del w:id="17" w:author="Aniko Toth" w:date="2020-08-18T11:22:00Z">
        <w:r w:rsidR="007016EE" w:rsidDel="00BE1DF5">
          <w:delText xml:space="preserve"> but with occasional isolated occurrences around the coast of the continent</w:delText>
        </w:r>
      </w:del>
      <w:r w:rsidR="007016EE">
        <w:t xml:space="preserve">. </w:t>
      </w:r>
      <w:r w:rsidR="009C7EC9">
        <w:t>Many ice-free patches could not be characterised due to insufficient sampling. An appraisal of temporal patterns indicated that individual ice-free patches supported different assemblages in different decades, likely a reflection of sampling campaigns that targeted different taxa. We concluded that this approach produced outcomes that were sensitive to sampling patterns.</w:t>
      </w:r>
    </w:p>
    <w:p w14:paraId="2CD4EDAC" w14:textId="77777777" w:rsidR="00170123" w:rsidRDefault="00793155" w:rsidP="00B25456">
      <w:r>
        <w:t xml:space="preserve">Second, </w:t>
      </w:r>
      <w:r w:rsidR="00AA4348">
        <w:t>we explored modelled distributions for 3</w:t>
      </w:r>
      <w:ins w:id="18" w:author="Aniko Toth" w:date="2020-08-18T11:49:00Z">
        <w:r w:rsidR="005E7331">
          <w:t>4</w:t>
        </w:r>
      </w:ins>
      <w:del w:id="19" w:author="Aniko Toth" w:date="2020-08-18T11:49:00Z">
        <w:r w:rsidR="00AA4348" w:rsidDel="005E7331">
          <w:delText>8</w:delText>
        </w:r>
      </w:del>
      <w:ins w:id="20" w:author="Aniko Toth" w:date="2020-08-18T11:30:00Z">
        <w:r w:rsidR="001A53DD">
          <w:t xml:space="preserve"> functional</w:t>
        </w:r>
      </w:ins>
      <w:r w:rsidR="00AA4348">
        <w:t xml:space="preserve"> groups of taxa. </w:t>
      </w:r>
      <w:r w:rsidR="00AE4E7B">
        <w:t xml:space="preserve">Large pixels across the continent were attributed with suitability </w:t>
      </w:r>
      <w:r w:rsidR="00362073">
        <w:t>values for each taxonomic group</w:t>
      </w:r>
      <w:r w:rsidR="00AE4E7B">
        <w:t>, enabling application of a c-means clustering algorithm</w:t>
      </w:r>
      <w:r w:rsidR="00362073">
        <w:t xml:space="preserve"> and display on Principal Co-ordinates visualisation with linear vectors representing suitability for the modelled taxa</w:t>
      </w:r>
      <w:ins w:id="21" w:author="Aniko Toth" w:date="2020-08-18T11:33:00Z">
        <w:r w:rsidR="001A53DD">
          <w:t xml:space="preserve"> in two </w:t>
        </w:r>
        <w:r w:rsidR="001A53DD">
          <w:lastRenderedPageBreak/>
          <w:t>dimensions</w:t>
        </w:r>
      </w:ins>
      <w:r w:rsidR="00362073">
        <w:t xml:space="preserve"> (Fig. 1)</w:t>
      </w:r>
      <w:r w:rsidR="00AE4E7B">
        <w:t>.</w:t>
      </w:r>
      <w:r w:rsidR="00AA4348">
        <w:t xml:space="preserve"> </w:t>
      </w:r>
      <w:r w:rsidR="00362073">
        <w:t xml:space="preserve">The results suggest a highly nested structure of the biota, with nested clusters strongly aligned with a single gradient (Fig. 1), which proved to be </w:t>
      </w:r>
      <w:ins w:id="22" w:author="Aniko Toth" w:date="2020-08-18T11:51:00Z">
        <w:r w:rsidR="007E3484">
          <w:t>un</w:t>
        </w:r>
      </w:ins>
      <w:del w:id="23" w:author="Aniko Toth" w:date="2020-08-18T11:51:00Z">
        <w:r w:rsidR="00362073" w:rsidDel="007E3484">
          <w:delText xml:space="preserve">poorly </w:delText>
        </w:r>
      </w:del>
      <w:r w:rsidR="00362073">
        <w:t>related to environmental-based clusters (Fig. 2). Although all pixels could be classified with this approach,</w:t>
      </w:r>
      <w:r w:rsidR="00170123">
        <w:t xml:space="preserve"> like the occurrence analysis, the</w:t>
      </w:r>
      <w:r w:rsidR="00362073">
        <w:t xml:space="preserve"> role </w:t>
      </w:r>
      <w:r w:rsidR="00170123">
        <w:t xml:space="preserve">of sampling </w:t>
      </w:r>
      <w:r w:rsidR="00170123" w:rsidRPr="00170123">
        <w:rPr>
          <w:noProof/>
        </w:rPr>
        <w:drawing>
          <wp:anchor distT="0" distB="0" distL="114300" distR="114300" simplePos="0" relativeHeight="251658240" behindDoc="0" locked="0" layoutInCell="1" allowOverlap="1" wp14:anchorId="6B64785F" wp14:editId="086ACF79">
            <wp:simplePos x="0" y="0"/>
            <wp:positionH relativeFrom="column">
              <wp:posOffset>0</wp:posOffset>
            </wp:positionH>
            <wp:positionV relativeFrom="paragraph">
              <wp:posOffset>695325</wp:posOffset>
            </wp:positionV>
            <wp:extent cx="3625215" cy="3905250"/>
            <wp:effectExtent l="0" t="0" r="0" b="0"/>
            <wp:wrapSquare wrapText="bothSides"/>
            <wp:docPr id="2" name="Content Placeholder 3">
              <a:extLst xmlns:a="http://schemas.openxmlformats.org/drawingml/2006/main">
                <a:ext uri="{FF2B5EF4-FFF2-40B4-BE49-F238E27FC236}">
                  <a16:creationId xmlns:a16="http://schemas.microsoft.com/office/drawing/2014/main" id="{AE330405-52A1-4908-9E92-5DE4387F42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E330405-52A1-4908-9E92-5DE4387F42BB}"/>
                        </a:ext>
                      </a:extLst>
                    </pic:cNvPr>
                    <pic:cNvPicPr>
                      <a:picLocks noGrp="1" noChangeAspect="1"/>
                    </pic:cNvPicPr>
                  </pic:nvPicPr>
                  <pic:blipFill rotWithShape="1">
                    <a:blip r:embed="rId9">
                      <a:extLst>
                        <a:ext uri="{28A0092B-C50C-407E-A947-70E740481C1C}">
                          <a14:useLocalDpi xmlns:a14="http://schemas.microsoft.com/office/drawing/2010/main" val="0"/>
                        </a:ext>
                      </a:extLst>
                    </a:blip>
                    <a:srcRect l="13791" r="16111" b="-3"/>
                    <a:stretch/>
                  </pic:blipFill>
                  <pic:spPr>
                    <a:xfrm>
                      <a:off x="0" y="0"/>
                      <a:ext cx="3625215" cy="3905250"/>
                    </a:xfrm>
                    <a:prstGeom prst="rect">
                      <a:avLst/>
                    </a:prstGeom>
                  </pic:spPr>
                </pic:pic>
              </a:graphicData>
            </a:graphic>
            <wp14:sizeRelH relativeFrom="page">
              <wp14:pctWidth>0</wp14:pctWidth>
            </wp14:sizeRelH>
            <wp14:sizeRelV relativeFrom="page">
              <wp14:pctHeight>0</wp14:pctHeight>
            </wp14:sizeRelV>
          </wp:anchor>
        </w:drawing>
      </w:r>
      <w:r w:rsidR="00170123">
        <w:t xml:space="preserve">biases </w:t>
      </w:r>
      <w:r w:rsidR="00362073">
        <w:t>in this outcome</w:t>
      </w:r>
      <w:r w:rsidR="00170123">
        <w:t xml:space="preserve"> could not be dismissed</w:t>
      </w:r>
      <w:r w:rsidR="00362073">
        <w:t>.</w:t>
      </w:r>
      <w:ins w:id="24" w:author="Aniko Toth" w:date="2020-08-18T11:34:00Z">
        <w:r w:rsidR="001A53DD">
          <w:t xml:space="preserve"> Furthermore, we were concerned that the </w:t>
        </w:r>
      </w:ins>
      <w:ins w:id="25" w:author="Aniko Toth" w:date="2020-08-18T11:35:00Z">
        <w:r w:rsidR="001A53DD">
          <w:t xml:space="preserve">clusters represented only the main </w:t>
        </w:r>
        <w:proofErr w:type="spellStart"/>
        <w:r w:rsidR="001A53DD">
          <w:t>nestedness</w:t>
        </w:r>
        <w:proofErr w:type="spellEnd"/>
        <w:r w:rsidR="001A53DD">
          <w:t xml:space="preserve"> gradient, drowning out the signal from more uniquely distributed functional groups</w:t>
        </w:r>
      </w:ins>
      <w:ins w:id="26" w:author="Aniko Toth" w:date="2020-08-18T11:51:00Z">
        <w:r w:rsidR="007E3484">
          <w:t>, and failing to represent environmental conditions.</w:t>
        </w:r>
      </w:ins>
    </w:p>
    <w:p w14:paraId="7FAE991A" w14:textId="77777777" w:rsidR="00170123" w:rsidRDefault="00170123" w:rsidP="00170123">
      <w:pPr>
        <w:rPr>
          <w:lang w:val="en-US"/>
        </w:rPr>
      </w:pPr>
      <w:r w:rsidRPr="00170123">
        <w:rPr>
          <w:b/>
        </w:rPr>
        <w:t>Figure 1</w:t>
      </w:r>
      <w:r>
        <w:t xml:space="preserve">. </w:t>
      </w:r>
      <w:r w:rsidRPr="00170123">
        <w:rPr>
          <w:lang w:val="en-US"/>
        </w:rPr>
        <w:t>C</w:t>
      </w:r>
      <w:r>
        <w:rPr>
          <w:lang w:val="en-US"/>
        </w:rPr>
        <w:t>-</w:t>
      </w:r>
      <w:r w:rsidRPr="00170123">
        <w:rPr>
          <w:lang w:val="en-US"/>
        </w:rPr>
        <w:t xml:space="preserve">means </w:t>
      </w:r>
      <w:r>
        <w:rPr>
          <w:lang w:val="en-US"/>
        </w:rPr>
        <w:t>clusters (shades of blue)</w:t>
      </w:r>
      <w:r w:rsidRPr="00170123">
        <w:rPr>
          <w:lang w:val="en-US"/>
        </w:rPr>
        <w:t xml:space="preserve"> superimposed on </w:t>
      </w:r>
      <w:r>
        <w:rPr>
          <w:lang w:val="en-US"/>
        </w:rPr>
        <w:t>Principle Co-ordinates</w:t>
      </w:r>
      <w:r w:rsidRPr="00170123">
        <w:rPr>
          <w:lang w:val="en-US"/>
        </w:rPr>
        <w:t xml:space="preserve"> </w:t>
      </w:r>
      <w:r>
        <w:rPr>
          <w:lang w:val="en-US"/>
        </w:rPr>
        <w:t>visualization with linear vectors representing modelled habitat suitability for taxonomic groups.</w:t>
      </w:r>
    </w:p>
    <w:p w14:paraId="68346E6F" w14:textId="77777777" w:rsidR="00170123" w:rsidRDefault="00170123" w:rsidP="00170123">
      <w:pPr>
        <w:rPr>
          <w:lang w:val="en-US"/>
        </w:rPr>
      </w:pPr>
    </w:p>
    <w:p w14:paraId="3E7D790F" w14:textId="77777777" w:rsidR="00170123" w:rsidRDefault="00170123" w:rsidP="00170123">
      <w:pPr>
        <w:rPr>
          <w:lang w:val="en-US"/>
        </w:rPr>
      </w:pPr>
    </w:p>
    <w:p w14:paraId="6E99FB07" w14:textId="77777777" w:rsidR="00170123" w:rsidRDefault="001A53DD" w:rsidP="00170123">
      <w:pPr>
        <w:rPr>
          <w:lang w:val="en-US"/>
        </w:rPr>
      </w:pPr>
      <w:r w:rsidRPr="00170123">
        <w:rPr>
          <w:noProof/>
        </w:rPr>
        <w:drawing>
          <wp:anchor distT="0" distB="0" distL="114300" distR="114300" simplePos="0" relativeHeight="251655168" behindDoc="0" locked="0" layoutInCell="1" allowOverlap="1" wp14:anchorId="02F7B374" wp14:editId="73AC2335">
            <wp:simplePos x="0" y="0"/>
            <wp:positionH relativeFrom="column">
              <wp:posOffset>0</wp:posOffset>
            </wp:positionH>
            <wp:positionV relativeFrom="paragraph">
              <wp:posOffset>82550</wp:posOffset>
            </wp:positionV>
            <wp:extent cx="3625215" cy="3870325"/>
            <wp:effectExtent l="0" t="0" r="0" b="0"/>
            <wp:wrapSquare wrapText="bothSides"/>
            <wp:docPr id="6" name="Picture 5">
              <a:extLst xmlns:a="http://schemas.openxmlformats.org/drawingml/2006/main">
                <a:ext uri="{FF2B5EF4-FFF2-40B4-BE49-F238E27FC236}">
                  <a16:creationId xmlns:a16="http://schemas.microsoft.com/office/drawing/2014/main" id="{E344AA9D-9B3A-4C75-B17A-6330676D96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344AA9D-9B3A-4C75-B17A-6330676D96E5}"/>
                        </a:ext>
                      </a:extLst>
                    </pic:cNvPr>
                    <pic:cNvPicPr>
                      <a:picLocks noChangeAspect="1"/>
                    </pic:cNvPicPr>
                  </pic:nvPicPr>
                  <pic:blipFill rotWithShape="1">
                    <a:blip r:embed="rId10">
                      <a:extLst>
                        <a:ext uri="{28A0092B-C50C-407E-A947-70E740481C1C}">
                          <a14:useLocalDpi xmlns:a14="http://schemas.microsoft.com/office/drawing/2010/main" val="0"/>
                        </a:ext>
                      </a:extLst>
                    </a:blip>
                    <a:srcRect l="11488" r="17256"/>
                    <a:stretch/>
                  </pic:blipFill>
                  <pic:spPr>
                    <a:xfrm>
                      <a:off x="0" y="0"/>
                      <a:ext cx="3625215" cy="3870325"/>
                    </a:xfrm>
                    <a:prstGeom prst="rect">
                      <a:avLst/>
                    </a:prstGeom>
                  </pic:spPr>
                </pic:pic>
              </a:graphicData>
            </a:graphic>
            <wp14:sizeRelH relativeFrom="page">
              <wp14:pctWidth>0</wp14:pctWidth>
            </wp14:sizeRelH>
            <wp14:sizeRelV relativeFrom="page">
              <wp14:pctHeight>0</wp14:pctHeight>
            </wp14:sizeRelV>
          </wp:anchor>
        </w:drawing>
      </w:r>
    </w:p>
    <w:p w14:paraId="24403FCB" w14:textId="77777777" w:rsidR="00170123" w:rsidRDefault="00170123" w:rsidP="00170123">
      <w:pPr>
        <w:rPr>
          <w:lang w:val="en-US"/>
        </w:rPr>
      </w:pPr>
    </w:p>
    <w:p w14:paraId="4FDC1926" w14:textId="77777777" w:rsidR="00170123" w:rsidRDefault="00170123" w:rsidP="00B25456">
      <w:r w:rsidRPr="00170123">
        <w:rPr>
          <w:b/>
        </w:rPr>
        <w:t>Figure 2</w:t>
      </w:r>
      <w:r>
        <w:t>. As for Fig. 1 but with environmental clusters superimposed (see Fig. 3)</w:t>
      </w:r>
    </w:p>
    <w:p w14:paraId="49BDAECE" w14:textId="77777777" w:rsidR="00D3515F" w:rsidRDefault="00AA4348" w:rsidP="00B25456">
      <w:r>
        <w:t xml:space="preserve">Third, </w:t>
      </w:r>
      <w:r w:rsidR="00793155">
        <w:t xml:space="preserve">we explored </w:t>
      </w:r>
      <w:r w:rsidR="00D3515F">
        <w:t xml:space="preserve">weighted </w:t>
      </w:r>
      <w:r w:rsidR="00793155">
        <w:t>c</w:t>
      </w:r>
      <w:r w:rsidR="00D3515F">
        <w:t>-</w:t>
      </w:r>
      <w:r w:rsidR="00793155">
        <w:t>means clustering of small pixels based on six uncorrelated environmental variables</w:t>
      </w:r>
      <w:r w:rsidR="00D3515F">
        <w:t xml:space="preserve"> (wind speed, precipitation, days below -5</w:t>
      </w:r>
      <w:r w:rsidR="00D3515F">
        <w:rPr>
          <w:rFonts w:ascii="Calibri" w:hAnsi="Calibri"/>
        </w:rPr>
        <w:t>°</w:t>
      </w:r>
      <w:r w:rsidR="00D3515F">
        <w:t>C, elevation, rugosity, and distance from coast)</w:t>
      </w:r>
      <w:r w:rsidR="00793155">
        <w:t xml:space="preserve">. </w:t>
      </w:r>
      <w:r w:rsidR="00D3515F">
        <w:t xml:space="preserve">Groupings proved to be unstable with different initial seed configurations for the c-means algorithm. </w:t>
      </w:r>
    </w:p>
    <w:p w14:paraId="0CE7F32D" w14:textId="77777777" w:rsidR="00793155" w:rsidRDefault="00170123" w:rsidP="00B25456">
      <w:del w:id="27" w:author="Aniko Toth" w:date="2020-08-18T12:02:00Z">
        <w:r w:rsidRPr="00AD3A06" w:rsidDel="00C85C3C">
          <w:rPr>
            <w:noProof/>
          </w:rPr>
          <w:drawing>
            <wp:anchor distT="0" distB="0" distL="114300" distR="114300" simplePos="0" relativeHeight="251656192" behindDoc="0" locked="0" layoutInCell="1" allowOverlap="1" wp14:anchorId="2DCF9FB2" wp14:editId="112E2863">
              <wp:simplePos x="0" y="0"/>
              <wp:positionH relativeFrom="column">
                <wp:posOffset>0</wp:posOffset>
              </wp:positionH>
              <wp:positionV relativeFrom="paragraph">
                <wp:posOffset>692785</wp:posOffset>
              </wp:positionV>
              <wp:extent cx="4304030" cy="3257550"/>
              <wp:effectExtent l="0" t="0" r="1270" b="0"/>
              <wp:wrapSquare wrapText="bothSides"/>
              <wp:docPr id="9" name="Picture 8">
                <a:extLst xmlns:a="http://schemas.openxmlformats.org/drawingml/2006/main">
                  <a:ext uri="{FF2B5EF4-FFF2-40B4-BE49-F238E27FC236}">
                    <a16:creationId xmlns:a16="http://schemas.microsoft.com/office/drawing/2014/main" id="{6445BC66-7926-477B-B710-BDE5462026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445BC66-7926-477B-B710-BDE54620269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04030" cy="3257550"/>
                      </a:xfrm>
                      <a:prstGeom prst="rect">
                        <a:avLst/>
                      </a:prstGeom>
                    </pic:spPr>
                  </pic:pic>
                </a:graphicData>
              </a:graphic>
              <wp14:sizeRelH relativeFrom="page">
                <wp14:pctWidth>0</wp14:pctWidth>
              </wp14:sizeRelH>
              <wp14:sizeRelV relativeFrom="page">
                <wp14:pctHeight>0</wp14:pctHeight>
              </wp14:sizeRelV>
            </wp:anchor>
          </w:drawing>
        </w:r>
      </w:del>
      <w:r w:rsidR="00D3515F">
        <w:t xml:space="preserve">Third, the c-means cluster analysis was repeated with upscaled environmental data </w:t>
      </w:r>
      <w:r w:rsidR="00D3515F">
        <w:lastRenderedPageBreak/>
        <w:t>based in larger pixels</w:t>
      </w:r>
      <w:ins w:id="28" w:author="Aniko Toth" w:date="2020-08-18T12:03:00Z">
        <w:r w:rsidR="00C85C3C">
          <w:t xml:space="preserve"> with 8 centres</w:t>
        </w:r>
      </w:ins>
      <w:r w:rsidR="00D3515F">
        <w:t xml:space="preserve">. </w:t>
      </w:r>
      <w:r w:rsidR="00793155">
        <w:t>T</w:t>
      </w:r>
      <w:r w:rsidR="00D3515F">
        <w:t xml:space="preserve">his produced </w:t>
      </w:r>
      <w:del w:id="29" w:author="Aniko Toth" w:date="2020-08-18T12:03:00Z">
        <w:r w:rsidR="00D3515F" w:rsidDel="00C85C3C">
          <w:delText xml:space="preserve">eight </w:delText>
        </w:r>
      </w:del>
      <w:r w:rsidR="00D3515F">
        <w:t>environmental clusters</w:t>
      </w:r>
      <w:del w:id="30" w:author="Aniko Toth" w:date="2020-08-18T12:03:00Z">
        <w:r w:rsidR="00D3515F" w:rsidDel="00C85C3C">
          <w:delText>,</w:delText>
        </w:r>
      </w:del>
      <w:r w:rsidR="00D3515F">
        <w:t xml:space="preserve"> which proved to be relatively stable over multiple random initial configurations of the cluster seeds</w:t>
      </w:r>
      <w:r w:rsidR="00AD3A06">
        <w:t xml:space="preserve"> (Fig. </w:t>
      </w:r>
      <w:r>
        <w:t>3</w:t>
      </w:r>
      <w:r w:rsidR="00AD3A06">
        <w:t>)</w:t>
      </w:r>
      <w:r w:rsidR="00D3515F">
        <w:t xml:space="preserve">. </w:t>
      </w:r>
      <w:ins w:id="31" w:author="Aniko Toth" w:date="2020-08-18T11:44:00Z">
        <w:r w:rsidR="005E7331">
          <w:t xml:space="preserve"> To </w:t>
        </w:r>
      </w:ins>
      <w:ins w:id="32" w:author="Aniko Toth" w:date="2020-08-18T12:04:00Z">
        <w:r w:rsidR="00C85C3C">
          <w:t>confirm</w:t>
        </w:r>
      </w:ins>
      <w:ins w:id="33" w:author="Aniko Toth" w:date="2020-08-18T11:44:00Z">
        <w:r w:rsidR="005E7331">
          <w:t xml:space="preserve"> this </w:t>
        </w:r>
      </w:ins>
      <w:ins w:id="34" w:author="Aniko Toth" w:date="2020-08-18T12:04:00Z">
        <w:r w:rsidR="00C85C3C">
          <w:t>stability</w:t>
        </w:r>
      </w:ins>
      <w:ins w:id="35" w:author="Aniko Toth" w:date="2020-08-18T11:44:00Z">
        <w:r w:rsidR="005E7331">
          <w:t>, we ran 100 independent c</w:t>
        </w:r>
      </w:ins>
      <w:ins w:id="36" w:author="Aniko Toth" w:date="2020-08-18T11:45:00Z">
        <w:r w:rsidR="005E7331">
          <w:t>-means classifications with 8 randomly placed starting centres each time. From the results, we identified clusters that occurred recogni</w:t>
        </w:r>
      </w:ins>
      <w:ins w:id="37" w:author="Aniko Toth" w:date="2020-08-18T11:46:00Z">
        <w:r w:rsidR="005E7331">
          <w:t xml:space="preserve">sably in a majority of the 100 runs. </w:t>
        </w:r>
      </w:ins>
      <w:ins w:id="38" w:author="Aniko Toth" w:date="2020-08-18T11:47:00Z">
        <w:r w:rsidR="005E7331">
          <w:t xml:space="preserve"> Although the exact boundaries between the clusters varied between runs, we were able to identify seven consistently occurring habitat types using this consensus approach. </w:t>
        </w:r>
      </w:ins>
      <w:ins w:id="39" w:author="Aniko Toth" w:date="2020-08-18T11:56:00Z">
        <w:r w:rsidR="007E3484">
          <w:t xml:space="preserve"> Each pixel was then classified by the habitat in which it was most frequently placed. </w:t>
        </w:r>
      </w:ins>
    </w:p>
    <w:p w14:paraId="3968ACC3" w14:textId="77777777" w:rsidR="00AD3A06" w:rsidRDefault="00C85C3C" w:rsidP="00B25456">
      <w:ins w:id="40" w:author="Aniko Toth" w:date="2020-08-18T12:03:00Z">
        <w:r>
          <w:rPr>
            <w:noProof/>
          </w:rPr>
          <w:drawing>
            <wp:inline distT="0" distB="0" distL="0" distR="0" wp14:anchorId="6288B236" wp14:editId="3129A01A">
              <wp:extent cx="5731510" cy="40906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90670"/>
                      </a:xfrm>
                      <a:prstGeom prst="rect">
                        <a:avLst/>
                      </a:prstGeom>
                    </pic:spPr>
                  </pic:pic>
                </a:graphicData>
              </a:graphic>
            </wp:inline>
          </w:drawing>
        </w:r>
      </w:ins>
    </w:p>
    <w:p w14:paraId="7FB87D24" w14:textId="77777777" w:rsidR="00170123" w:rsidRDefault="00AD3A06" w:rsidP="00B25456">
      <w:r w:rsidRPr="00AD3A06">
        <w:rPr>
          <w:b/>
        </w:rPr>
        <w:t xml:space="preserve">Figure </w:t>
      </w:r>
      <w:r w:rsidR="00170123">
        <w:rPr>
          <w:b/>
        </w:rPr>
        <w:t>3</w:t>
      </w:r>
      <w:r>
        <w:t>. Principal Co-ordinate ordination of ice-free large pixels, with linear vector</w:t>
      </w:r>
      <w:ins w:id="41" w:author="Aniko Toth" w:date="2020-08-18T11:37:00Z">
        <w:r w:rsidR="001A53DD">
          <w:t>s</w:t>
        </w:r>
      </w:ins>
      <w:del w:id="42" w:author="Aniko Toth" w:date="2020-08-18T11:37:00Z">
        <w:r w:rsidDel="001A53DD">
          <w:delText>e</w:delText>
        </w:r>
      </w:del>
      <w:r>
        <w:t xml:space="preserve"> representing variation in six environmental variables</w:t>
      </w:r>
      <w:r w:rsidRPr="00AD3A06">
        <w:t xml:space="preserve"> </w:t>
      </w:r>
      <w:r>
        <w:t xml:space="preserve">across </w:t>
      </w:r>
      <w:del w:id="43" w:author="Aniko Toth" w:date="2020-08-18T12:05:00Z">
        <w:r w:rsidDel="00C85C3C">
          <w:delText xml:space="preserve">eight </w:delText>
        </w:r>
      </w:del>
      <w:ins w:id="44" w:author="Aniko Toth" w:date="2020-08-18T12:05:00Z">
        <w:r w:rsidR="00C85C3C">
          <w:t>seven</w:t>
        </w:r>
        <w:r w:rsidR="00C85C3C">
          <w:t xml:space="preserve"> </w:t>
        </w:r>
      </w:ins>
      <w:r>
        <w:t>environmental clusters represented by different colours</w:t>
      </w:r>
      <w:ins w:id="45" w:author="Aniko Toth" w:date="2020-08-18T12:05:00Z">
        <w:r w:rsidR="00C85C3C">
          <w:t>, produced using the consensus approach</w:t>
        </w:r>
      </w:ins>
      <w:r>
        <w:t>.</w:t>
      </w:r>
    </w:p>
    <w:p w14:paraId="63A5D925" w14:textId="77777777" w:rsidR="00AD3A06" w:rsidRDefault="00AD3A06" w:rsidP="00B25456">
      <w:r>
        <w:t>We then intersected the</w:t>
      </w:r>
      <w:ins w:id="46" w:author="Aniko Toth" w:date="2020-08-18T11:57:00Z">
        <w:r w:rsidR="007E3484">
          <w:t xml:space="preserve"> consensus-based</w:t>
        </w:r>
      </w:ins>
      <w:r>
        <w:t xml:space="preserve"> environmental clusters with </w:t>
      </w:r>
      <w:r w:rsidR="00FC6C16">
        <w:t>1</w:t>
      </w:r>
      <w:ins w:id="47" w:author="Aniko Toth" w:date="2020-08-18T12:05:00Z">
        <w:r w:rsidR="00C85C3C">
          <w:t>5</w:t>
        </w:r>
      </w:ins>
      <w:del w:id="48" w:author="Aniko Toth" w:date="2020-08-18T12:05:00Z">
        <w:r w:rsidR="00FC6C16" w:rsidDel="00C85C3C">
          <w:delText>6</w:delText>
        </w:r>
      </w:del>
      <w:r w:rsidR="00FC6C16">
        <w:t xml:space="preserve"> Antarctic biogeographic regions based on </w:t>
      </w:r>
      <w:r w:rsidR="00AA4348">
        <w:t>an update</w:t>
      </w:r>
      <w:r w:rsidR="00FC6C16">
        <w:t xml:space="preserve"> </w:t>
      </w:r>
      <w:r w:rsidR="00AA4348">
        <w:t xml:space="preserve">of </w:t>
      </w:r>
      <w:ins w:id="49" w:author="Aniko Toth" w:date="2020-08-18T12:05:00Z">
        <w:r w:rsidR="00C85C3C">
          <w:t>a</w:t>
        </w:r>
      </w:ins>
      <w:r w:rsidR="00AA4348">
        <w:t>n earlier regionalisation by</w:t>
      </w:r>
      <w:r w:rsidR="00FC6C16">
        <w:t xml:space="preserve"> </w:t>
      </w:r>
      <w:proofErr w:type="spellStart"/>
      <w:r w:rsidR="00FC6C16">
        <w:t>Terauds</w:t>
      </w:r>
      <w:proofErr w:type="spellEnd"/>
      <w:r w:rsidR="00FC6C16">
        <w:t xml:space="preserve"> et al. (2016) (Fig. </w:t>
      </w:r>
      <w:r w:rsidR="001E616F">
        <w:t>4</w:t>
      </w:r>
      <w:r w:rsidR="00FC6C16">
        <w:t>)</w:t>
      </w:r>
      <w:ins w:id="50" w:author="Aniko Toth" w:date="2020-08-18T12:05:00Z">
        <w:r w:rsidR="00C85C3C">
          <w:t>, excluding the South Orkney Islands</w:t>
        </w:r>
      </w:ins>
      <w:ins w:id="51" w:author="Aniko Toth" w:date="2020-08-18T12:06:00Z">
        <w:r w:rsidR="00C85C3C">
          <w:t xml:space="preserve"> bioregion. </w:t>
        </w:r>
      </w:ins>
    </w:p>
    <w:p w14:paraId="6C883F13" w14:textId="77777777" w:rsidR="00FC6C16" w:rsidRDefault="00FC6C16" w:rsidP="00AA4348">
      <w:pPr>
        <w:spacing w:after="0"/>
      </w:pPr>
      <w:r>
        <w:rPr>
          <w:noProof/>
          <w:lang w:eastAsia="en-AU"/>
        </w:rPr>
        <w:lastRenderedPageBreak/>
        <w:drawing>
          <wp:inline distT="0" distB="0" distL="0" distR="0" wp14:anchorId="24EFE129" wp14:editId="219DA1F6">
            <wp:extent cx="5667375" cy="3027444"/>
            <wp:effectExtent l="0" t="0" r="0" b="1905"/>
            <wp:docPr id="4" name="Content Placeholder 3">
              <a:extLst xmlns:a="http://schemas.openxmlformats.org/drawingml/2006/main">
                <a:ext uri="{FF2B5EF4-FFF2-40B4-BE49-F238E27FC236}">
                  <a16:creationId xmlns:a16="http://schemas.microsoft.com/office/drawing/2014/main" id="{735965AF-00A3-49D3-9C98-CE0DC9BD01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35965AF-00A3-49D3-9C98-CE0DC9BD01BD}"/>
                        </a:ext>
                      </a:extLst>
                    </pic:cNvPr>
                    <pic:cNvPicPr>
                      <a:picLocks noGrp="1" noChangeAspect="1"/>
                    </pic:cNvPicPr>
                  </pic:nvPicPr>
                  <pic:blipFill>
                    <a:blip r:embed="rId13"/>
                    <a:stretch>
                      <a:fillRect/>
                    </a:stretch>
                  </pic:blipFill>
                  <pic:spPr>
                    <a:xfrm>
                      <a:off x="0" y="0"/>
                      <a:ext cx="5675121" cy="3031582"/>
                    </a:xfrm>
                    <a:prstGeom prst="rect">
                      <a:avLst/>
                    </a:prstGeom>
                  </pic:spPr>
                </pic:pic>
              </a:graphicData>
            </a:graphic>
          </wp:inline>
        </w:drawing>
      </w:r>
    </w:p>
    <w:p w14:paraId="41E8A58D" w14:textId="77777777" w:rsidR="00FC6C16" w:rsidRDefault="00FC6C16" w:rsidP="00B25456">
      <w:r w:rsidRPr="00FC6C16">
        <w:rPr>
          <w:b/>
        </w:rPr>
        <w:t xml:space="preserve">Figure </w:t>
      </w:r>
      <w:r w:rsidR="001E616F">
        <w:rPr>
          <w:b/>
        </w:rPr>
        <w:t>4</w:t>
      </w:r>
      <w:r>
        <w:t xml:space="preserve">. Maps of 16 Antarctic terrestrial biogeographic ice-free regions (based on </w:t>
      </w:r>
      <w:proofErr w:type="spellStart"/>
      <w:r>
        <w:t>Terauds</w:t>
      </w:r>
      <w:proofErr w:type="spellEnd"/>
      <w:r>
        <w:t xml:space="preserve"> et al. 2016).</w:t>
      </w:r>
    </w:p>
    <w:p w14:paraId="1523F08F" w14:textId="77777777" w:rsidR="00AA4348" w:rsidRDefault="00AA4348">
      <w:pPr>
        <w:rPr>
          <w:ins w:id="52" w:author="Aniko Toth" w:date="2020-08-18T12:10:00Z"/>
        </w:rPr>
      </w:pPr>
      <w:r>
        <w:t xml:space="preserve">This produced more than 80 unique mappable combinations of environmental cluster and bioregion (Fig. </w:t>
      </w:r>
      <w:r w:rsidR="00170123">
        <w:t>4</w:t>
      </w:r>
      <w:r>
        <w:t>) represented across the continent, with some combinations not represented at all and others represented only by a small number</w:t>
      </w:r>
      <w:del w:id="53" w:author="Aniko Toth" w:date="2020-08-18T12:07:00Z">
        <w:r w:rsidDel="00C85C3C">
          <w:delText>s</w:delText>
        </w:r>
      </w:del>
      <w:r>
        <w:t xml:space="preserve"> of pixels. All candidate units will be attributed with species records appraised</w:t>
      </w:r>
      <w:r w:rsidR="004C234F">
        <w:t xml:space="preserve"> by experts and examined on google earth imagery to assess their efficacy, with smaller groups lumped with environmentally similar candidates where distinctions appear weak.</w:t>
      </w:r>
    </w:p>
    <w:p w14:paraId="1ED06BBA" w14:textId="77777777" w:rsidR="00C85C3C" w:rsidRDefault="00C85C3C">
      <w:ins w:id="54" w:author="Aniko Toth" w:date="2020-08-18T12:10:00Z">
        <w:r>
          <w:t xml:space="preserve">Several thousand pixels were initially unassigned because they lacked the requisite environmental data to be classified using the consensus approach. </w:t>
        </w:r>
        <w:r w:rsidR="005612D0">
          <w:t xml:space="preserve">Of these, many </w:t>
        </w:r>
      </w:ins>
      <w:ins w:id="55" w:author="Aniko Toth" w:date="2020-08-18T12:12:00Z">
        <w:r w:rsidR="005612D0">
          <w:t>included</w:t>
        </w:r>
      </w:ins>
      <w:ins w:id="56" w:author="Aniko Toth" w:date="2020-08-18T12:10:00Z">
        <w:r w:rsidR="005612D0">
          <w:t xml:space="preserve"> small offshore islands and coastal pixels</w:t>
        </w:r>
      </w:ins>
      <w:ins w:id="57" w:author="Aniko Toth" w:date="2020-08-18T12:11:00Z">
        <w:r w:rsidR="005612D0">
          <w:t xml:space="preserve">. </w:t>
        </w:r>
      </w:ins>
      <w:ins w:id="58" w:author="Aniko Toth" w:date="2020-08-18T13:48:00Z">
        <w:r w:rsidR="009908C4">
          <w:t>S</w:t>
        </w:r>
      </w:ins>
      <w:ins w:id="59" w:author="Aniko Toth" w:date="2020-08-18T12:11:00Z">
        <w:r w:rsidR="005612D0">
          <w:t>eparate unit</w:t>
        </w:r>
      </w:ins>
      <w:ins w:id="60" w:author="Aniko Toth" w:date="2020-08-18T13:48:00Z">
        <w:r w:rsidR="009908C4">
          <w:t>s</w:t>
        </w:r>
      </w:ins>
      <w:ins w:id="61" w:author="Aniko Toth" w:date="2020-08-18T12:11:00Z">
        <w:r w:rsidR="005612D0">
          <w:t xml:space="preserve"> w</w:t>
        </w:r>
      </w:ins>
      <w:ins w:id="62" w:author="Aniko Toth" w:date="2020-08-18T13:48:00Z">
        <w:r w:rsidR="009908C4">
          <w:t>ere</w:t>
        </w:r>
      </w:ins>
      <w:ins w:id="63" w:author="Aniko Toth" w:date="2020-08-18T12:11:00Z">
        <w:r w:rsidR="005612D0">
          <w:t xml:space="preserve"> created for small offshore islands (&lt; 1 square km), medium offshore islands (1-100 square km), and large offshore islands (</w:t>
        </w:r>
      </w:ins>
      <w:ins w:id="64" w:author="Aniko Toth" w:date="2020-08-18T12:12:00Z">
        <w:r w:rsidR="005612D0">
          <w:t>&gt; 100 square km).  R</w:t>
        </w:r>
      </w:ins>
      <w:ins w:id="65" w:author="Aniko Toth" w:date="2020-08-18T12:13:00Z">
        <w:r w:rsidR="005612D0">
          <w:t>emaining unclassified pixels were classified using similarity in SDM suitability surfaces and proximity to nearby units.  These pixels</w:t>
        </w:r>
      </w:ins>
      <w:ins w:id="66" w:author="Aniko Toth" w:date="2020-08-18T12:14:00Z">
        <w:r w:rsidR="005612D0">
          <w:t xml:space="preserve"> had to be within </w:t>
        </w:r>
      </w:ins>
      <w:ins w:id="67" w:author="Aniko Toth" w:date="2020-08-18T12:17:00Z">
        <w:r w:rsidR="005612D0">
          <w:t xml:space="preserve">100 </w:t>
        </w:r>
      </w:ins>
      <w:ins w:id="68" w:author="Aniko Toth" w:date="2020-08-18T12:14:00Z">
        <w:r w:rsidR="005612D0">
          <w:t xml:space="preserve">km of a </w:t>
        </w:r>
      </w:ins>
      <w:ins w:id="69" w:author="Aniko Toth" w:date="2020-08-18T12:17:00Z">
        <w:r w:rsidR="005612D0">
          <w:t>unit</w:t>
        </w:r>
      </w:ins>
      <w:ins w:id="70" w:author="Aniko Toth" w:date="2020-08-18T12:14:00Z">
        <w:r w:rsidR="005612D0">
          <w:t xml:space="preserve"> and exhibit at least 98% similarity to that </w:t>
        </w:r>
      </w:ins>
      <w:ins w:id="71" w:author="Aniko Toth" w:date="2020-08-18T12:17:00Z">
        <w:r w:rsidR="005612D0">
          <w:t>unit</w:t>
        </w:r>
      </w:ins>
      <w:ins w:id="72" w:author="Aniko Toth" w:date="2020-08-18T12:14:00Z">
        <w:r w:rsidR="005612D0">
          <w:t xml:space="preserve"> to be </w:t>
        </w:r>
      </w:ins>
      <w:ins w:id="73" w:author="Aniko Toth" w:date="2020-08-18T12:19:00Z">
        <w:r w:rsidR="005612D0">
          <w:t>lumped</w:t>
        </w:r>
      </w:ins>
      <w:ins w:id="74" w:author="Aniko Toth" w:date="2020-08-18T12:14:00Z">
        <w:r w:rsidR="005612D0">
          <w:t xml:space="preserve"> in</w:t>
        </w:r>
      </w:ins>
      <w:ins w:id="75" w:author="Aniko Toth" w:date="2020-08-18T12:19:00Z">
        <w:r w:rsidR="005612D0">
          <w:t>to</w:t>
        </w:r>
      </w:ins>
      <w:ins w:id="76" w:author="Aniko Toth" w:date="2020-08-18T12:14:00Z">
        <w:r w:rsidR="005612D0">
          <w:t xml:space="preserve"> th</w:t>
        </w:r>
      </w:ins>
      <w:ins w:id="77" w:author="Aniko Toth" w:date="2020-08-18T12:19:00Z">
        <w:r w:rsidR="005612D0">
          <w:t xml:space="preserve">at </w:t>
        </w:r>
      </w:ins>
      <w:ins w:id="78" w:author="Aniko Toth" w:date="2020-08-18T12:14:00Z">
        <w:r w:rsidR="005612D0">
          <w:t>unit.</w:t>
        </w:r>
      </w:ins>
      <w:ins w:id="79" w:author="Aniko Toth" w:date="2020-08-18T12:17:00Z">
        <w:r w:rsidR="005612D0">
          <w:t xml:space="preserve"> </w:t>
        </w:r>
      </w:ins>
      <w:ins w:id="80" w:author="Aniko Toth" w:date="2020-08-18T12:14:00Z">
        <w:r w:rsidR="005612D0">
          <w:t xml:space="preserve"> </w:t>
        </w:r>
      </w:ins>
      <w:ins w:id="81" w:author="Aniko Toth" w:date="2020-08-18T12:18:00Z">
        <w:r w:rsidR="005612D0">
          <w:t xml:space="preserve">Remaining pixels were classified with their nearest neighbours, </w:t>
        </w:r>
      </w:ins>
      <w:ins w:id="82" w:author="Aniko Toth" w:date="2020-08-18T12:19:00Z">
        <w:r w:rsidR="005612D0">
          <w:t>if</w:t>
        </w:r>
      </w:ins>
      <w:ins w:id="83" w:author="Aniko Toth" w:date="2020-08-18T12:18:00Z">
        <w:r w:rsidR="005612D0">
          <w:t xml:space="preserve"> these were within 6 km of the focal pixel. </w:t>
        </w:r>
      </w:ins>
      <w:ins w:id="84" w:author="Aniko Toth" w:date="2020-08-18T12:14:00Z">
        <w:r w:rsidR="005612D0">
          <w:t>Pixels which could not be classified using these stringent limitatio</w:t>
        </w:r>
      </w:ins>
      <w:ins w:id="85" w:author="Aniko Toth" w:date="2020-08-18T12:15:00Z">
        <w:r w:rsidR="005612D0">
          <w:t>ns were left unclassified</w:t>
        </w:r>
      </w:ins>
      <w:ins w:id="86" w:author="Aniko Toth" w:date="2020-08-18T12:18:00Z">
        <w:r w:rsidR="005612D0">
          <w:t xml:space="preserve"> (about 250 pixels)</w:t>
        </w:r>
      </w:ins>
      <w:ins w:id="87" w:author="Aniko Toth" w:date="2020-08-18T12:15:00Z">
        <w:r w:rsidR="005612D0">
          <w:t>.</w:t>
        </w:r>
      </w:ins>
    </w:p>
    <w:p w14:paraId="3CC186E0" w14:textId="77777777" w:rsidR="001E616F" w:rsidRDefault="001E616F" w:rsidP="001E616F">
      <w:pPr>
        <w:pStyle w:val="Heading2"/>
      </w:pPr>
      <w:r>
        <w:t>1e. Distribution modelling for ecosystem types</w:t>
      </w:r>
    </w:p>
    <w:p w14:paraId="67602414" w14:textId="77777777" w:rsidR="001E616F" w:rsidRDefault="001E616F">
      <w:r>
        <w:t xml:space="preserve">The approach described above enables coincident mapping of ecosystem types derived from the spatial analysis of environmental clusters in relation to biogeographic regions. A map of candidate </w:t>
      </w:r>
      <w:del w:id="88" w:author="Aniko Toth" w:date="2020-08-18T13:41:00Z">
        <w:r w:rsidDel="00CF19B5">
          <w:delText xml:space="preserve">units </w:delText>
        </w:r>
      </w:del>
      <w:ins w:id="89" w:author="Aniko Toth" w:date="2020-08-18T13:41:00Z">
        <w:r w:rsidR="00CF19B5">
          <w:t>habitat classifications</w:t>
        </w:r>
        <w:r w:rsidR="00CF19B5">
          <w:t xml:space="preserve"> </w:t>
        </w:r>
      </w:ins>
      <w:r>
        <w:t>is shown in Fig</w:t>
      </w:r>
      <w:ins w:id="90" w:author="Aniko Toth" w:date="2020-08-18T13:41:00Z">
        <w:r w:rsidR="00CF19B5">
          <w:t>.</w:t>
        </w:r>
      </w:ins>
      <w:del w:id="91" w:author="Aniko Toth" w:date="2020-08-18T13:41:00Z">
        <w:r w:rsidDel="00CF19B5">
          <w:delText>,</w:delText>
        </w:r>
      </w:del>
      <w:r>
        <w:t xml:space="preserve"> 5 </w:t>
      </w:r>
      <w:ins w:id="92" w:author="Aniko Toth" w:date="2020-08-18T13:42:00Z">
        <w:r w:rsidR="00CF19B5">
          <w:t xml:space="preserve">and a map of candidate units is shown in Fig. 6, </w:t>
        </w:r>
      </w:ins>
      <w:r>
        <w:t>prior to rationalisation by expert appraisal.</w:t>
      </w:r>
    </w:p>
    <w:p w14:paraId="6E54F1E6" w14:textId="77777777" w:rsidR="00CF19B5" w:rsidRDefault="00C62F9D">
      <w:pPr>
        <w:rPr>
          <w:ins w:id="93" w:author="Aniko Toth" w:date="2020-08-18T13:39:00Z"/>
          <w:noProof/>
        </w:rPr>
      </w:pPr>
      <w:del w:id="94" w:author="Aniko Toth" w:date="2020-08-18T13:21:00Z">
        <w:r w:rsidDel="007666C2">
          <w:rPr>
            <w:noProof/>
            <w:lang w:eastAsia="en-AU"/>
          </w:rPr>
          <w:drawing>
            <wp:inline distT="0" distB="0" distL="0" distR="0" wp14:anchorId="4511F97F" wp14:editId="5D9D5F11">
              <wp:extent cx="5086350" cy="3871439"/>
              <wp:effectExtent l="0" t="0" r="0" b="0"/>
              <wp:docPr id="1" name="Picture 3">
                <a:extLst xmlns:a="http://schemas.openxmlformats.org/drawingml/2006/main">
                  <a:ext uri="{FF2B5EF4-FFF2-40B4-BE49-F238E27FC236}">
                    <a16:creationId xmlns:a16="http://schemas.microsoft.com/office/drawing/2014/main" id="{43D2B3B7-ACB9-4916-A3F9-8A2C2DB08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3D2B3B7-ACB9-4916-A3F9-8A2C2DB08737}"/>
                          </a:ext>
                        </a:extLst>
                      </pic:cNvPr>
                      <pic:cNvPicPr>
                        <a:picLocks noChangeAspect="1"/>
                      </pic:cNvPicPr>
                    </pic:nvPicPr>
                    <pic:blipFill rotWithShape="1">
                      <a:blip r:embed="rId14"/>
                      <a:srcRect r="3" b="9120"/>
                      <a:stretch/>
                    </pic:blipFill>
                    <pic:spPr>
                      <a:xfrm>
                        <a:off x="0" y="0"/>
                        <a:ext cx="5087021" cy="3871950"/>
                      </a:xfrm>
                      <a:prstGeom prst="rect">
                        <a:avLst/>
                      </a:prstGeom>
                    </pic:spPr>
                  </pic:pic>
                </a:graphicData>
              </a:graphic>
            </wp:inline>
          </w:drawing>
        </w:r>
      </w:del>
    </w:p>
    <w:p w14:paraId="4BD0EE34" w14:textId="77777777" w:rsidR="00AA4348" w:rsidRDefault="00AA4348"/>
    <w:p w14:paraId="294F1F3A" w14:textId="77777777" w:rsidR="00CF19B5" w:rsidRDefault="00CF19B5">
      <w:pPr>
        <w:rPr>
          <w:ins w:id="95" w:author="Aniko Toth" w:date="2020-08-18T13:47:00Z"/>
          <w:b/>
        </w:rPr>
      </w:pPr>
    </w:p>
    <w:p w14:paraId="5B6DC1D8" w14:textId="77777777" w:rsidR="00CF19B5" w:rsidRDefault="00CF19B5">
      <w:pPr>
        <w:rPr>
          <w:ins w:id="96" w:author="Aniko Toth" w:date="2020-08-18T13:47:00Z"/>
          <w:b/>
        </w:rPr>
      </w:pPr>
    </w:p>
    <w:p w14:paraId="1CB26A24" w14:textId="77777777" w:rsidR="00CF19B5" w:rsidRDefault="00CF19B5">
      <w:pPr>
        <w:rPr>
          <w:ins w:id="97" w:author="Aniko Toth" w:date="2020-08-18T13:47:00Z"/>
          <w:b/>
        </w:rPr>
      </w:pPr>
    </w:p>
    <w:p w14:paraId="039EA56C" w14:textId="77777777" w:rsidR="00CF19B5" w:rsidRDefault="00CF19B5">
      <w:pPr>
        <w:rPr>
          <w:ins w:id="98" w:author="Aniko Toth" w:date="2020-08-18T13:39:00Z"/>
        </w:rPr>
      </w:pPr>
      <w:ins w:id="99" w:author="Aniko Toth" w:date="2020-08-18T13:21:00Z">
        <w:r>
          <w:rPr>
            <w:noProof/>
          </w:rPr>
          <w:drawing>
            <wp:anchor distT="0" distB="0" distL="114300" distR="114300" simplePos="0" relativeHeight="251663360" behindDoc="0" locked="0" layoutInCell="1" allowOverlap="1" wp14:anchorId="253BB63D" wp14:editId="7ECB079D">
              <wp:simplePos x="0" y="0"/>
              <wp:positionH relativeFrom="margin">
                <wp:posOffset>0</wp:posOffset>
              </wp:positionH>
              <wp:positionV relativeFrom="margin">
                <wp:posOffset>6985</wp:posOffset>
              </wp:positionV>
              <wp:extent cx="4666368" cy="3876675"/>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289" t="13593" r="9096" b="15040"/>
                      <a:stretch/>
                    </pic:blipFill>
                    <pic:spPr bwMode="auto">
                      <a:xfrm>
                        <a:off x="0" y="0"/>
                        <a:ext cx="4666368" cy="3876675"/>
                      </a:xfrm>
                      <a:prstGeom prst="rect">
                        <a:avLst/>
                      </a:prstGeom>
                      <a:ln>
                        <a:noFill/>
                      </a:ln>
                      <a:extLst>
                        <a:ext uri="{53640926-AAD7-44D8-BBD7-CCE9431645EC}">
                          <a14:shadowObscured xmlns:a14="http://schemas.microsoft.com/office/drawing/2010/main"/>
                        </a:ext>
                      </a:extLst>
                    </pic:spPr>
                  </pic:pic>
                </a:graphicData>
              </a:graphic>
            </wp:anchor>
          </w:drawing>
        </w:r>
      </w:ins>
      <w:r w:rsidR="00170123" w:rsidRPr="001E616F">
        <w:rPr>
          <w:b/>
        </w:rPr>
        <w:t xml:space="preserve">Figure </w:t>
      </w:r>
      <w:r w:rsidR="001E616F" w:rsidRPr="001E616F">
        <w:rPr>
          <w:b/>
        </w:rPr>
        <w:t>5</w:t>
      </w:r>
      <w:r w:rsidR="00170123">
        <w:t xml:space="preserve">. </w:t>
      </w:r>
      <w:del w:id="100" w:author="Aniko Toth" w:date="2020-08-18T13:38:00Z">
        <w:r w:rsidR="001E616F" w:rsidDel="00CF19B5">
          <w:delText>Candidate ecosystem types</w:delText>
        </w:r>
        <w:r w:rsidR="00AF54E5" w:rsidDel="00CF19B5">
          <w:delText xml:space="preserve"> derived from intersection of environmental clusters with biogeographic regions</w:delText>
        </w:r>
        <w:r w:rsidR="001E616F" w:rsidDel="00CF19B5">
          <w:delText>.</w:delText>
        </w:r>
      </w:del>
      <w:ins w:id="101" w:author="Aniko Toth" w:date="2020-08-18T13:22:00Z">
        <w:r w:rsidR="007666C2">
          <w:t>Consensus habitat types on a map of the Antarctic mainland.</w:t>
        </w:r>
      </w:ins>
      <w:ins w:id="102" w:author="Aniko Toth" w:date="2020-08-18T13:42:00Z">
        <w:r>
          <w:t xml:space="preserve"> Colours </w:t>
        </w:r>
      </w:ins>
      <w:ins w:id="103" w:author="Aniko Toth" w:date="2020-08-18T13:46:00Z">
        <w:r>
          <w:t>correspond to</w:t>
        </w:r>
      </w:ins>
      <w:ins w:id="104" w:author="Aniko Toth" w:date="2020-08-18T13:42:00Z">
        <w:r>
          <w:t xml:space="preserve"> Fig. 3. </w:t>
        </w:r>
      </w:ins>
    </w:p>
    <w:p w14:paraId="783CD881" w14:textId="77777777" w:rsidR="007666C2" w:rsidRDefault="007666C2">
      <w:pPr>
        <w:rPr>
          <w:ins w:id="105" w:author="Aniko Toth" w:date="2020-08-18T13:47:00Z"/>
        </w:rPr>
      </w:pPr>
    </w:p>
    <w:p w14:paraId="514AB683" w14:textId="77777777" w:rsidR="00CF19B5" w:rsidRDefault="00CF19B5">
      <w:pPr>
        <w:rPr>
          <w:ins w:id="106" w:author="Aniko Toth" w:date="2020-08-18T13:47:00Z"/>
        </w:rPr>
      </w:pPr>
    </w:p>
    <w:p w14:paraId="3A489DED" w14:textId="77777777" w:rsidR="00CF19B5" w:rsidRDefault="00CF19B5">
      <w:pPr>
        <w:rPr>
          <w:ins w:id="107" w:author="Aniko Toth" w:date="2020-08-18T13:47:00Z"/>
        </w:rPr>
      </w:pPr>
    </w:p>
    <w:p w14:paraId="0EDF5AE0" w14:textId="77777777" w:rsidR="00CF19B5" w:rsidRDefault="00CF19B5">
      <w:pPr>
        <w:rPr>
          <w:ins w:id="108" w:author="Aniko Toth" w:date="2020-08-18T13:47:00Z"/>
        </w:rPr>
      </w:pPr>
    </w:p>
    <w:p w14:paraId="29AE0BAF" w14:textId="77777777" w:rsidR="00CF19B5" w:rsidRDefault="00CF19B5">
      <w:pPr>
        <w:rPr>
          <w:ins w:id="109" w:author="Aniko Toth" w:date="2020-08-18T13:47:00Z"/>
        </w:rPr>
      </w:pPr>
    </w:p>
    <w:p w14:paraId="1502F6EB" w14:textId="77777777" w:rsidR="00CF19B5" w:rsidRDefault="00CF19B5">
      <w:pPr>
        <w:rPr>
          <w:ins w:id="110" w:author="Aniko Toth" w:date="2020-08-18T13:47:00Z"/>
        </w:rPr>
      </w:pPr>
    </w:p>
    <w:p w14:paraId="2DC74DA5" w14:textId="77777777" w:rsidR="00CF19B5" w:rsidRDefault="00CF19B5">
      <w:pPr>
        <w:rPr>
          <w:ins w:id="111" w:author="Aniko Toth" w:date="2020-08-18T13:37:00Z"/>
        </w:rPr>
      </w:pPr>
    </w:p>
    <w:p w14:paraId="51FA763A" w14:textId="77777777" w:rsidR="00CF19B5" w:rsidRDefault="00CF19B5">
      <w:pPr>
        <w:rPr>
          <w:ins w:id="112" w:author="Aniko Toth" w:date="2020-08-18T13:37:00Z"/>
        </w:rPr>
      </w:pPr>
      <w:ins w:id="113" w:author="Aniko Toth" w:date="2020-08-18T13:36:00Z">
        <w:r>
          <w:rPr>
            <w:noProof/>
          </w:rPr>
          <w:drawing>
            <wp:anchor distT="0" distB="0" distL="114300" distR="114300" simplePos="0" relativeHeight="251660288" behindDoc="0" locked="0" layoutInCell="1" allowOverlap="1" wp14:anchorId="3E624423" wp14:editId="5ADCB7B9">
              <wp:simplePos x="0" y="0"/>
              <wp:positionH relativeFrom="margin">
                <wp:posOffset>51435</wp:posOffset>
              </wp:positionH>
              <wp:positionV relativeFrom="margin">
                <wp:posOffset>3969385</wp:posOffset>
              </wp:positionV>
              <wp:extent cx="4614898" cy="39147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295" t="11894" r="8930" b="13153"/>
                      <a:stretch/>
                    </pic:blipFill>
                    <pic:spPr bwMode="auto">
                      <a:xfrm>
                        <a:off x="0" y="0"/>
                        <a:ext cx="4614898" cy="3914775"/>
                      </a:xfrm>
                      <a:prstGeom prst="rect">
                        <a:avLst/>
                      </a:prstGeom>
                      <a:ln>
                        <a:noFill/>
                      </a:ln>
                      <a:extLst>
                        <a:ext uri="{53640926-AAD7-44D8-BBD7-CCE9431645EC}">
                          <a14:shadowObscured xmlns:a14="http://schemas.microsoft.com/office/drawing/2010/main"/>
                        </a:ext>
                      </a:extLst>
                    </pic:spPr>
                  </pic:pic>
                </a:graphicData>
              </a:graphic>
            </wp:anchor>
          </w:drawing>
        </w:r>
      </w:ins>
      <w:ins w:id="114" w:author="Aniko Toth" w:date="2020-08-18T13:37:00Z">
        <w:r w:rsidRPr="00CF19B5">
          <w:rPr>
            <w:b/>
            <w:bCs/>
            <w:rPrChange w:id="115" w:author="Aniko Toth" w:date="2020-08-18T13:38:00Z">
              <w:rPr/>
            </w:rPrChange>
          </w:rPr>
          <w:t>Figure 6</w:t>
        </w:r>
        <w:r>
          <w:t xml:space="preserve">. </w:t>
        </w:r>
      </w:ins>
      <w:ins w:id="116" w:author="Aniko Toth" w:date="2020-08-18T13:38:00Z">
        <w:r>
          <w:t>Candidate ecosystem types derived from intersection of environmental clusters with biogeographic regions</w:t>
        </w:r>
      </w:ins>
      <w:ins w:id="117" w:author="Aniko Toth" w:date="2020-08-18T13:40:00Z">
        <w:r>
          <w:t xml:space="preserve"> (colours repeat </w:t>
        </w:r>
      </w:ins>
      <w:ins w:id="118" w:author="Aniko Toth" w:date="2020-08-18T13:43:00Z">
        <w:r>
          <w:t>to represent</w:t>
        </w:r>
      </w:ins>
      <w:ins w:id="119" w:author="Aniko Toth" w:date="2020-08-18T13:40:00Z">
        <w:r>
          <w:t xml:space="preserve"> 70+ units)</w:t>
        </w:r>
      </w:ins>
      <w:ins w:id="120" w:author="Aniko Toth" w:date="2020-08-18T13:38:00Z">
        <w:r>
          <w:t>.</w:t>
        </w:r>
      </w:ins>
    </w:p>
    <w:p w14:paraId="10966D42" w14:textId="77777777" w:rsidR="00CF19B5" w:rsidRDefault="00CF19B5"/>
    <w:p w14:paraId="75EA3CD0" w14:textId="77777777" w:rsidR="00CF19B5" w:rsidRDefault="00CF19B5" w:rsidP="00D407C5">
      <w:pPr>
        <w:pStyle w:val="Heading2"/>
        <w:rPr>
          <w:ins w:id="121" w:author="Aniko Toth" w:date="2020-08-18T13:47:00Z"/>
        </w:rPr>
      </w:pPr>
    </w:p>
    <w:p w14:paraId="362BEE7A" w14:textId="77777777" w:rsidR="00CF19B5" w:rsidRDefault="00CF19B5" w:rsidP="00D407C5">
      <w:pPr>
        <w:pStyle w:val="Heading2"/>
        <w:rPr>
          <w:ins w:id="122" w:author="Aniko Toth" w:date="2020-08-18T13:47:00Z"/>
        </w:rPr>
      </w:pPr>
    </w:p>
    <w:p w14:paraId="4E687BFC" w14:textId="77777777" w:rsidR="00AF54E5" w:rsidRDefault="00D407C5" w:rsidP="00D407C5">
      <w:pPr>
        <w:pStyle w:val="Heading2"/>
      </w:pPr>
      <w:r>
        <w:t>Ne</w:t>
      </w:r>
      <w:ins w:id="123" w:author="Aniko Toth" w:date="2020-08-18T13:47:00Z">
        <w:r w:rsidR="00CF19B5">
          <w:t>x</w:t>
        </w:r>
      </w:ins>
      <w:del w:id="124" w:author="Aniko Toth" w:date="2020-08-18T13:47:00Z">
        <w:r w:rsidDel="00CF19B5">
          <w:delText>s</w:delText>
        </w:r>
      </w:del>
      <w:r>
        <w:t>t steps</w:t>
      </w:r>
    </w:p>
    <w:p w14:paraId="19695F32" w14:textId="1ABCC027" w:rsidR="00D407C5" w:rsidRDefault="00D407C5">
      <w:r>
        <w:t>In phase 2 we will arrange expert elicitation to rationalise the units of the ecosystem typology and describe their biological and environmental attributes.</w:t>
      </w:r>
      <w:ins w:id="125" w:author="Aniko Toth" w:date="2020-08-18T13:53:00Z">
        <w:r w:rsidR="00726F18">
          <w:t xml:space="preserve"> </w:t>
        </w:r>
      </w:ins>
    </w:p>
    <w:p w14:paraId="7A75C32C" w14:textId="77777777" w:rsidR="00B36663" w:rsidRDefault="00B36663" w:rsidP="002410A7">
      <w:pPr>
        <w:pStyle w:val="Heading2"/>
      </w:pPr>
      <w:r>
        <w:lastRenderedPageBreak/>
        <w:t>Progress against approved application &amp; MER</w:t>
      </w:r>
    </w:p>
    <w:p w14:paraId="12CD702A" w14:textId="77777777" w:rsidR="00B36663" w:rsidRDefault="002410A7">
      <w:commentRangeStart w:id="126"/>
      <w:r>
        <w:t xml:space="preserve">…. </w:t>
      </w:r>
      <w:r w:rsidR="00B36663">
        <w:t>Timeframes met and reasons for delays, proposed corrective action, impact on milestone, other objectives, completion</w:t>
      </w:r>
      <w:commentRangeEnd w:id="126"/>
      <w:r w:rsidR="009908C4">
        <w:rPr>
          <w:rStyle w:val="CommentReference"/>
        </w:rPr>
        <w:commentReference w:id="126"/>
      </w:r>
    </w:p>
    <w:p w14:paraId="6E54B46D" w14:textId="77777777" w:rsidR="00E834C6" w:rsidRDefault="004C7046" w:rsidP="002410A7">
      <w:pPr>
        <w:pStyle w:val="Heading2"/>
      </w:pPr>
      <w:r>
        <w:t>Summary of Progress on Project Milestones</w:t>
      </w:r>
    </w:p>
    <w:tbl>
      <w:tblPr>
        <w:tblStyle w:val="TableGrid"/>
        <w:tblW w:w="0" w:type="auto"/>
        <w:tblLook w:val="04A0" w:firstRow="1" w:lastRow="0" w:firstColumn="1" w:lastColumn="0" w:noHBand="0" w:noVBand="1"/>
      </w:tblPr>
      <w:tblGrid>
        <w:gridCol w:w="2660"/>
        <w:gridCol w:w="3544"/>
        <w:gridCol w:w="2551"/>
      </w:tblGrid>
      <w:tr w:rsidR="0087326A" w14:paraId="6F915E01" w14:textId="77777777" w:rsidTr="00507423">
        <w:tc>
          <w:tcPr>
            <w:tcW w:w="2660" w:type="dxa"/>
          </w:tcPr>
          <w:p w14:paraId="429AAA24" w14:textId="77777777" w:rsidR="0087326A" w:rsidRPr="0087326A" w:rsidRDefault="0087326A">
            <w:pPr>
              <w:rPr>
                <w:b/>
              </w:rPr>
            </w:pPr>
            <w:r w:rsidRPr="0087326A">
              <w:rPr>
                <w:b/>
              </w:rPr>
              <w:t>Milestone</w:t>
            </w:r>
          </w:p>
        </w:tc>
        <w:tc>
          <w:tcPr>
            <w:tcW w:w="3544" w:type="dxa"/>
          </w:tcPr>
          <w:p w14:paraId="427DFA53" w14:textId="77777777" w:rsidR="0087326A" w:rsidRPr="0087326A" w:rsidRDefault="0087326A">
            <w:pPr>
              <w:rPr>
                <w:b/>
              </w:rPr>
            </w:pPr>
            <w:r w:rsidRPr="0087326A">
              <w:rPr>
                <w:b/>
              </w:rPr>
              <w:t>Date</w:t>
            </w:r>
          </w:p>
        </w:tc>
        <w:tc>
          <w:tcPr>
            <w:tcW w:w="2551" w:type="dxa"/>
          </w:tcPr>
          <w:p w14:paraId="75F9146C" w14:textId="77777777" w:rsidR="0087326A" w:rsidRPr="0087326A" w:rsidRDefault="0087326A">
            <w:pPr>
              <w:rPr>
                <w:b/>
              </w:rPr>
            </w:pPr>
            <w:r w:rsidRPr="0087326A">
              <w:rPr>
                <w:b/>
              </w:rPr>
              <w:t>Status</w:t>
            </w:r>
          </w:p>
        </w:tc>
      </w:tr>
      <w:tr w:rsidR="0087326A" w14:paraId="6B67BBB2" w14:textId="77777777" w:rsidTr="00507423">
        <w:tc>
          <w:tcPr>
            <w:tcW w:w="2660" w:type="dxa"/>
          </w:tcPr>
          <w:p w14:paraId="36D0466C" w14:textId="77777777" w:rsidR="0087326A" w:rsidRDefault="0087326A">
            <w:r>
              <w:t>1 Agreement signed</w:t>
            </w:r>
          </w:p>
        </w:tc>
        <w:tc>
          <w:tcPr>
            <w:tcW w:w="3544" w:type="dxa"/>
          </w:tcPr>
          <w:p w14:paraId="6F2A7306" w14:textId="77777777" w:rsidR="0087326A" w:rsidRDefault="0087326A">
            <w:r>
              <w:t>25 November 2019</w:t>
            </w:r>
          </w:p>
        </w:tc>
        <w:tc>
          <w:tcPr>
            <w:tcW w:w="2551" w:type="dxa"/>
          </w:tcPr>
          <w:p w14:paraId="4A8BAC8F" w14:textId="77777777" w:rsidR="0087326A" w:rsidRDefault="0087326A">
            <w:r>
              <w:t>Complete</w:t>
            </w:r>
          </w:p>
        </w:tc>
      </w:tr>
      <w:tr w:rsidR="0087326A" w14:paraId="6EC3648A" w14:textId="77777777" w:rsidTr="00507423">
        <w:tc>
          <w:tcPr>
            <w:tcW w:w="2660" w:type="dxa"/>
          </w:tcPr>
          <w:p w14:paraId="05987C07" w14:textId="77777777" w:rsidR="0087326A" w:rsidRDefault="0087326A">
            <w:r>
              <w:t>2 Initial payment</w:t>
            </w:r>
          </w:p>
        </w:tc>
        <w:tc>
          <w:tcPr>
            <w:tcW w:w="3544" w:type="dxa"/>
          </w:tcPr>
          <w:p w14:paraId="45DABC6F" w14:textId="77777777" w:rsidR="0087326A" w:rsidRDefault="0087326A"/>
        </w:tc>
        <w:tc>
          <w:tcPr>
            <w:tcW w:w="2551" w:type="dxa"/>
          </w:tcPr>
          <w:p w14:paraId="737BC863" w14:textId="77777777" w:rsidR="0087326A" w:rsidRDefault="0087326A" w:rsidP="002D015D">
            <w:r>
              <w:t xml:space="preserve">Complete </w:t>
            </w:r>
          </w:p>
        </w:tc>
      </w:tr>
      <w:tr w:rsidR="0087326A" w14:paraId="2F449EB4" w14:textId="77777777" w:rsidTr="00507423">
        <w:tc>
          <w:tcPr>
            <w:tcW w:w="2660" w:type="dxa"/>
          </w:tcPr>
          <w:p w14:paraId="58F4F599" w14:textId="77777777" w:rsidR="0087326A" w:rsidRDefault="0087326A">
            <w:r>
              <w:t>3 Data Management Plan</w:t>
            </w:r>
          </w:p>
        </w:tc>
        <w:tc>
          <w:tcPr>
            <w:tcW w:w="3544" w:type="dxa"/>
          </w:tcPr>
          <w:p w14:paraId="487EC4F9" w14:textId="77777777" w:rsidR="0087326A" w:rsidRDefault="0087326A">
            <w:r>
              <w:t>Acceptance prior to 25 May 2020</w:t>
            </w:r>
          </w:p>
        </w:tc>
        <w:tc>
          <w:tcPr>
            <w:tcW w:w="2551" w:type="dxa"/>
          </w:tcPr>
          <w:p w14:paraId="42576EDB" w14:textId="77777777" w:rsidR="0087326A" w:rsidRDefault="0087326A" w:rsidP="002D015D">
            <w:r>
              <w:t>Submitted 24 May 2020</w:t>
            </w:r>
          </w:p>
        </w:tc>
      </w:tr>
      <w:tr w:rsidR="0087326A" w14:paraId="5570B38F" w14:textId="77777777" w:rsidTr="00507423">
        <w:tc>
          <w:tcPr>
            <w:tcW w:w="2660" w:type="dxa"/>
          </w:tcPr>
          <w:p w14:paraId="76891C61" w14:textId="77777777" w:rsidR="0087326A" w:rsidRDefault="0087326A">
            <w:r>
              <w:t>4 Annual report 2019-20</w:t>
            </w:r>
          </w:p>
        </w:tc>
        <w:tc>
          <w:tcPr>
            <w:tcW w:w="3544" w:type="dxa"/>
          </w:tcPr>
          <w:p w14:paraId="0512AFE6" w14:textId="77777777" w:rsidR="0087326A" w:rsidRDefault="0087326A">
            <w:r>
              <w:t>June 2020</w:t>
            </w:r>
          </w:p>
        </w:tc>
        <w:tc>
          <w:tcPr>
            <w:tcW w:w="2551" w:type="dxa"/>
          </w:tcPr>
          <w:p w14:paraId="38F2CB5E" w14:textId="77777777" w:rsidR="0087326A" w:rsidRDefault="0087326A">
            <w:r>
              <w:t>This report</w:t>
            </w:r>
          </w:p>
        </w:tc>
      </w:tr>
    </w:tbl>
    <w:p w14:paraId="5FA549B1" w14:textId="77777777" w:rsidR="00E834C6" w:rsidRDefault="00E834C6"/>
    <w:p w14:paraId="6308F5D9" w14:textId="77777777" w:rsidR="00B36663" w:rsidRDefault="00B36663"/>
    <w:p w14:paraId="69CC6AE8" w14:textId="77777777" w:rsidR="00B36663" w:rsidRDefault="00B36663"/>
    <w:p w14:paraId="622E47C1" w14:textId="77777777" w:rsidR="00B36663" w:rsidRDefault="00B36663"/>
    <w:p w14:paraId="2483B286" w14:textId="77777777" w:rsidR="00B36663" w:rsidRDefault="00B36663"/>
    <w:sectPr w:rsidR="00B36663">
      <w:footerReference w:type="default" r:id="rId1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niko Toth" w:date="2020-08-18T11:20:00Z" w:initials="AT">
    <w:p w14:paraId="60811935" w14:textId="77777777" w:rsidR="00BE1DF5" w:rsidRDefault="00BE1DF5">
      <w:pPr>
        <w:pStyle w:val="CommentText"/>
      </w:pPr>
      <w:r>
        <w:rPr>
          <w:rStyle w:val="CommentReference"/>
        </w:rPr>
        <w:annotationRef/>
      </w:r>
      <w:r>
        <w:t>Very little data after 2010</w:t>
      </w:r>
    </w:p>
  </w:comment>
  <w:comment w:id="126" w:author="Aniko Toth" w:date="2020-08-18T13:50:00Z" w:initials="AT">
    <w:p w14:paraId="53B100C3" w14:textId="77777777" w:rsidR="009908C4" w:rsidRDefault="009908C4">
      <w:pPr>
        <w:pStyle w:val="CommentText"/>
      </w:pPr>
      <w:r>
        <w:rPr>
          <w:rStyle w:val="CommentReference"/>
        </w:rPr>
        <w:annotationRef/>
      </w:r>
      <w:r>
        <w:t xml:space="preserve">Should we mention that we got a late start?  </w:t>
      </w:r>
    </w:p>
    <w:p w14:paraId="48771201" w14:textId="77777777" w:rsidR="009908C4" w:rsidRDefault="009908C4">
      <w:pPr>
        <w:pStyle w:val="CommentText"/>
      </w:pPr>
      <w:proofErr w:type="gramStart"/>
      <w:r>
        <w:t>Also</w:t>
      </w:r>
      <w:proofErr w:type="gramEnd"/>
      <w:r>
        <w:t xml:space="preserve"> COVID has made it harder for the group to meet and impossible for us to visit Hobart…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811935" w15:done="0"/>
  <w15:commentEx w15:paraId="487712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811935" w16cid:durableId="22E637FD"/>
  <w16cid:commentId w16cid:paraId="48771201" w16cid:durableId="22E65B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E1BE7" w14:textId="77777777" w:rsidR="00D03E0C" w:rsidRDefault="00D03E0C" w:rsidP="002410A7">
      <w:pPr>
        <w:spacing w:after="0" w:line="240" w:lineRule="auto"/>
      </w:pPr>
      <w:r>
        <w:separator/>
      </w:r>
    </w:p>
  </w:endnote>
  <w:endnote w:type="continuationSeparator" w:id="0">
    <w:p w14:paraId="68F3B68F" w14:textId="77777777" w:rsidR="00D03E0C" w:rsidRDefault="00D03E0C" w:rsidP="00241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0962388"/>
      <w:docPartObj>
        <w:docPartGallery w:val="Page Numbers (Bottom of Page)"/>
        <w:docPartUnique/>
      </w:docPartObj>
    </w:sdtPr>
    <w:sdtEndPr>
      <w:rPr>
        <w:noProof/>
      </w:rPr>
    </w:sdtEndPr>
    <w:sdtContent>
      <w:p w14:paraId="3B57D485" w14:textId="77777777" w:rsidR="002410A7" w:rsidRDefault="002410A7">
        <w:pPr>
          <w:pStyle w:val="Footer"/>
          <w:jc w:val="center"/>
        </w:pPr>
        <w:r>
          <w:fldChar w:fldCharType="begin"/>
        </w:r>
        <w:r>
          <w:instrText xml:space="preserve"> PAGE   \* MERGEFORMAT </w:instrText>
        </w:r>
        <w:r>
          <w:fldChar w:fldCharType="separate"/>
        </w:r>
        <w:r w:rsidR="00D54FB8">
          <w:rPr>
            <w:noProof/>
          </w:rPr>
          <w:t>6</w:t>
        </w:r>
        <w:r>
          <w:rPr>
            <w:noProof/>
          </w:rPr>
          <w:fldChar w:fldCharType="end"/>
        </w:r>
      </w:p>
    </w:sdtContent>
  </w:sdt>
  <w:p w14:paraId="3380B78D" w14:textId="77777777" w:rsidR="002410A7" w:rsidRDefault="00241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B8067" w14:textId="77777777" w:rsidR="00D03E0C" w:rsidRDefault="00D03E0C" w:rsidP="002410A7">
      <w:pPr>
        <w:spacing w:after="0" w:line="240" w:lineRule="auto"/>
      </w:pPr>
      <w:r>
        <w:separator/>
      </w:r>
    </w:p>
  </w:footnote>
  <w:footnote w:type="continuationSeparator" w:id="0">
    <w:p w14:paraId="10246393" w14:textId="77777777" w:rsidR="00D03E0C" w:rsidRDefault="00D03E0C" w:rsidP="002410A7">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iko Toth">
    <w15:presenceInfo w15:providerId="AD" w15:userId="S::z3531221@ad.unsw.edu.au::926e27f0-2486-49ca-a72a-cf50681a87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formatting="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663"/>
    <w:rsid w:val="000D0D6E"/>
    <w:rsid w:val="00170123"/>
    <w:rsid w:val="001A53DD"/>
    <w:rsid w:val="001E616F"/>
    <w:rsid w:val="002349FD"/>
    <w:rsid w:val="00240156"/>
    <w:rsid w:val="002410A7"/>
    <w:rsid w:val="002450F3"/>
    <w:rsid w:val="002D015D"/>
    <w:rsid w:val="002E796B"/>
    <w:rsid w:val="00362073"/>
    <w:rsid w:val="004571E7"/>
    <w:rsid w:val="004970ED"/>
    <w:rsid w:val="004B4983"/>
    <w:rsid w:val="004C234F"/>
    <w:rsid w:val="004C7046"/>
    <w:rsid w:val="00507423"/>
    <w:rsid w:val="005612D0"/>
    <w:rsid w:val="005712BA"/>
    <w:rsid w:val="005E7331"/>
    <w:rsid w:val="007016EE"/>
    <w:rsid w:val="00726F18"/>
    <w:rsid w:val="00736D24"/>
    <w:rsid w:val="007666C2"/>
    <w:rsid w:val="00793155"/>
    <w:rsid w:val="007E3484"/>
    <w:rsid w:val="0087326A"/>
    <w:rsid w:val="009908C4"/>
    <w:rsid w:val="009C7EC9"/>
    <w:rsid w:val="00A61B58"/>
    <w:rsid w:val="00A84A58"/>
    <w:rsid w:val="00A970E0"/>
    <w:rsid w:val="00AA4348"/>
    <w:rsid w:val="00AD3A06"/>
    <w:rsid w:val="00AE4E7B"/>
    <w:rsid w:val="00AF54E5"/>
    <w:rsid w:val="00B25456"/>
    <w:rsid w:val="00B36663"/>
    <w:rsid w:val="00BE1DF5"/>
    <w:rsid w:val="00C62F9D"/>
    <w:rsid w:val="00C7697D"/>
    <w:rsid w:val="00C85C3C"/>
    <w:rsid w:val="00CF19B5"/>
    <w:rsid w:val="00D03E0C"/>
    <w:rsid w:val="00D3515F"/>
    <w:rsid w:val="00D407C5"/>
    <w:rsid w:val="00D54FB8"/>
    <w:rsid w:val="00D57449"/>
    <w:rsid w:val="00E50B1E"/>
    <w:rsid w:val="00E834C6"/>
    <w:rsid w:val="00ED2B34"/>
    <w:rsid w:val="00F175BC"/>
    <w:rsid w:val="00F3719C"/>
    <w:rsid w:val="00FC6C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D78A0"/>
  <w15:docId w15:val="{6A7F4403-88A1-41A5-9F83-EC5D40285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123"/>
  </w:style>
  <w:style w:type="paragraph" w:styleId="Heading1">
    <w:name w:val="heading 1"/>
    <w:basedOn w:val="Normal"/>
    <w:next w:val="Normal"/>
    <w:link w:val="Heading1Char"/>
    <w:uiPriority w:val="9"/>
    <w:qFormat/>
    <w:rsid w:val="00C7697D"/>
    <w:pPr>
      <w:keepNext/>
      <w:keepLines/>
      <w:spacing w:before="480" w:after="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C7697D"/>
    <w:pPr>
      <w:keepNext/>
      <w:keepLines/>
      <w:spacing w:before="200" w:after="0"/>
      <w:outlineLvl w:val="1"/>
    </w:pPr>
    <w:rPr>
      <w:rFonts w:asciiTheme="majorHAnsi" w:eastAsiaTheme="majorEastAsia" w:hAnsiTheme="majorHAnsi" w:cstheme="majorBidi"/>
      <w:b/>
      <w:bCs/>
      <w:color w:val="499BC9" w:themeColor="accent1"/>
      <w:sz w:val="26"/>
      <w:szCs w:val="26"/>
    </w:rPr>
  </w:style>
  <w:style w:type="paragraph" w:styleId="Heading3">
    <w:name w:val="heading 3"/>
    <w:basedOn w:val="Normal"/>
    <w:next w:val="Normal"/>
    <w:link w:val="Heading3Char"/>
    <w:uiPriority w:val="9"/>
    <w:unhideWhenUsed/>
    <w:qFormat/>
    <w:rsid w:val="00C7697D"/>
    <w:pPr>
      <w:keepNext/>
      <w:keepLines/>
      <w:spacing w:before="200" w:after="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semiHidden/>
    <w:unhideWhenUsed/>
    <w:qFormat/>
    <w:rsid w:val="00C7697D"/>
    <w:pPr>
      <w:keepNext/>
      <w:keepLines/>
      <w:spacing w:before="200" w:after="0"/>
      <w:outlineLvl w:val="3"/>
    </w:pPr>
    <w:rPr>
      <w:rFonts w:asciiTheme="majorHAnsi" w:eastAsiaTheme="majorEastAsia" w:hAnsiTheme="majorHAnsi" w:cstheme="majorBidi"/>
      <w:b/>
      <w:bCs/>
      <w:i/>
      <w:iCs/>
      <w:color w:val="499BC9" w:themeColor="accent1"/>
    </w:rPr>
  </w:style>
  <w:style w:type="paragraph" w:styleId="Heading5">
    <w:name w:val="heading 5"/>
    <w:basedOn w:val="Normal"/>
    <w:next w:val="Normal"/>
    <w:link w:val="Heading5Char"/>
    <w:uiPriority w:val="9"/>
    <w:semiHidden/>
    <w:unhideWhenUsed/>
    <w:qFormat/>
    <w:rsid w:val="00C7697D"/>
    <w:pPr>
      <w:keepNext/>
      <w:keepLines/>
      <w:spacing w:before="200" w:after="0"/>
      <w:outlineLvl w:val="4"/>
    </w:pPr>
    <w:rPr>
      <w:rFonts w:asciiTheme="majorHAnsi" w:eastAsiaTheme="majorEastAsia" w:hAnsiTheme="majorHAnsi" w:cstheme="majorBidi"/>
      <w:color w:val="1F4E69" w:themeColor="accent1" w:themeShade="7F"/>
    </w:rPr>
  </w:style>
  <w:style w:type="paragraph" w:styleId="Heading6">
    <w:name w:val="heading 6"/>
    <w:basedOn w:val="Normal"/>
    <w:next w:val="Normal"/>
    <w:link w:val="Heading6Char"/>
    <w:uiPriority w:val="9"/>
    <w:semiHidden/>
    <w:unhideWhenUsed/>
    <w:qFormat/>
    <w:rsid w:val="00C7697D"/>
    <w:pPr>
      <w:keepNext/>
      <w:keepLines/>
      <w:spacing w:before="200" w:after="0"/>
      <w:outlineLvl w:val="5"/>
    </w:pPr>
    <w:rPr>
      <w:rFonts w:asciiTheme="majorHAnsi" w:eastAsiaTheme="majorEastAsia" w:hAnsiTheme="majorHAnsi" w:cstheme="majorBidi"/>
      <w:i/>
      <w:iCs/>
      <w:color w:val="1F4E69" w:themeColor="accent1" w:themeShade="7F"/>
    </w:rPr>
  </w:style>
  <w:style w:type="paragraph" w:styleId="Heading7">
    <w:name w:val="heading 7"/>
    <w:basedOn w:val="Normal"/>
    <w:next w:val="Normal"/>
    <w:link w:val="Heading7Char"/>
    <w:uiPriority w:val="9"/>
    <w:semiHidden/>
    <w:unhideWhenUsed/>
    <w:qFormat/>
    <w:rsid w:val="00C7697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697D"/>
    <w:pPr>
      <w:keepNext/>
      <w:keepLines/>
      <w:spacing w:before="200" w:after="0"/>
      <w:outlineLvl w:val="7"/>
    </w:pPr>
    <w:rPr>
      <w:rFonts w:asciiTheme="majorHAnsi" w:eastAsiaTheme="majorEastAsia" w:hAnsiTheme="majorHAnsi" w:cstheme="majorBidi"/>
      <w:color w:val="499BC9" w:themeColor="accent1"/>
      <w:sz w:val="20"/>
      <w:szCs w:val="20"/>
    </w:rPr>
  </w:style>
  <w:style w:type="paragraph" w:styleId="Heading9">
    <w:name w:val="heading 9"/>
    <w:basedOn w:val="Normal"/>
    <w:next w:val="Normal"/>
    <w:link w:val="Heading9Char"/>
    <w:uiPriority w:val="9"/>
    <w:semiHidden/>
    <w:unhideWhenUsed/>
    <w:qFormat/>
    <w:rsid w:val="00C7697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97D"/>
    <w:rPr>
      <w:rFonts w:asciiTheme="majorHAnsi" w:eastAsiaTheme="majorEastAsia" w:hAnsiTheme="majorHAnsi" w:cstheme="majorBidi"/>
      <w:b/>
      <w:bCs/>
      <w:color w:val="2F759E" w:themeColor="accent1" w:themeShade="BF"/>
      <w:sz w:val="28"/>
      <w:szCs w:val="28"/>
    </w:rPr>
  </w:style>
  <w:style w:type="character" w:customStyle="1" w:styleId="Heading2Char">
    <w:name w:val="Heading 2 Char"/>
    <w:basedOn w:val="DefaultParagraphFont"/>
    <w:link w:val="Heading2"/>
    <w:uiPriority w:val="9"/>
    <w:rsid w:val="00C7697D"/>
    <w:rPr>
      <w:rFonts w:asciiTheme="majorHAnsi" w:eastAsiaTheme="majorEastAsia" w:hAnsiTheme="majorHAnsi" w:cstheme="majorBidi"/>
      <w:b/>
      <w:bCs/>
      <w:color w:val="499BC9" w:themeColor="accent1"/>
      <w:sz w:val="26"/>
      <w:szCs w:val="26"/>
    </w:rPr>
  </w:style>
  <w:style w:type="character" w:customStyle="1" w:styleId="Heading3Char">
    <w:name w:val="Heading 3 Char"/>
    <w:basedOn w:val="DefaultParagraphFont"/>
    <w:link w:val="Heading3"/>
    <w:uiPriority w:val="9"/>
    <w:rsid w:val="00C7697D"/>
    <w:rPr>
      <w:rFonts w:asciiTheme="majorHAnsi" w:eastAsiaTheme="majorEastAsia" w:hAnsiTheme="majorHAnsi" w:cstheme="majorBidi"/>
      <w:b/>
      <w:bCs/>
      <w:color w:val="499BC9" w:themeColor="accent1"/>
    </w:rPr>
  </w:style>
  <w:style w:type="character" w:customStyle="1" w:styleId="Heading4Char">
    <w:name w:val="Heading 4 Char"/>
    <w:basedOn w:val="DefaultParagraphFont"/>
    <w:link w:val="Heading4"/>
    <w:uiPriority w:val="9"/>
    <w:semiHidden/>
    <w:rsid w:val="00C7697D"/>
    <w:rPr>
      <w:rFonts w:asciiTheme="majorHAnsi" w:eastAsiaTheme="majorEastAsia" w:hAnsiTheme="majorHAnsi" w:cstheme="majorBidi"/>
      <w:b/>
      <w:bCs/>
      <w:i/>
      <w:iCs/>
      <w:color w:val="499BC9" w:themeColor="accent1"/>
    </w:rPr>
  </w:style>
  <w:style w:type="character" w:customStyle="1" w:styleId="Heading5Char">
    <w:name w:val="Heading 5 Char"/>
    <w:basedOn w:val="DefaultParagraphFont"/>
    <w:link w:val="Heading5"/>
    <w:uiPriority w:val="9"/>
    <w:semiHidden/>
    <w:rsid w:val="00C7697D"/>
    <w:rPr>
      <w:rFonts w:asciiTheme="majorHAnsi" w:eastAsiaTheme="majorEastAsia" w:hAnsiTheme="majorHAnsi" w:cstheme="majorBidi"/>
      <w:color w:val="1F4E69" w:themeColor="accent1" w:themeShade="7F"/>
    </w:rPr>
  </w:style>
  <w:style w:type="character" w:customStyle="1" w:styleId="Heading6Char">
    <w:name w:val="Heading 6 Char"/>
    <w:basedOn w:val="DefaultParagraphFont"/>
    <w:link w:val="Heading6"/>
    <w:uiPriority w:val="9"/>
    <w:semiHidden/>
    <w:rsid w:val="00C7697D"/>
    <w:rPr>
      <w:rFonts w:asciiTheme="majorHAnsi" w:eastAsiaTheme="majorEastAsia" w:hAnsiTheme="majorHAnsi" w:cstheme="majorBidi"/>
      <w:i/>
      <w:iCs/>
      <w:color w:val="1F4E69" w:themeColor="accent1" w:themeShade="7F"/>
    </w:rPr>
  </w:style>
  <w:style w:type="character" w:customStyle="1" w:styleId="Heading7Char">
    <w:name w:val="Heading 7 Char"/>
    <w:basedOn w:val="DefaultParagraphFont"/>
    <w:link w:val="Heading7"/>
    <w:uiPriority w:val="9"/>
    <w:semiHidden/>
    <w:rsid w:val="00C769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697D"/>
    <w:rPr>
      <w:rFonts w:asciiTheme="majorHAnsi" w:eastAsiaTheme="majorEastAsia" w:hAnsiTheme="majorHAnsi" w:cstheme="majorBidi"/>
      <w:color w:val="499BC9" w:themeColor="accent1"/>
      <w:sz w:val="20"/>
      <w:szCs w:val="20"/>
    </w:rPr>
  </w:style>
  <w:style w:type="character" w:customStyle="1" w:styleId="Heading9Char">
    <w:name w:val="Heading 9 Char"/>
    <w:basedOn w:val="DefaultParagraphFont"/>
    <w:link w:val="Heading9"/>
    <w:uiPriority w:val="9"/>
    <w:semiHidden/>
    <w:rsid w:val="00C7697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7697D"/>
    <w:pPr>
      <w:spacing w:line="240" w:lineRule="auto"/>
    </w:pPr>
    <w:rPr>
      <w:b/>
      <w:bCs/>
      <w:color w:val="499BC9" w:themeColor="accent1"/>
      <w:sz w:val="18"/>
      <w:szCs w:val="18"/>
    </w:rPr>
  </w:style>
  <w:style w:type="paragraph" w:styleId="Title">
    <w:name w:val="Title"/>
    <w:basedOn w:val="Normal"/>
    <w:next w:val="Normal"/>
    <w:link w:val="TitleChar"/>
    <w:uiPriority w:val="10"/>
    <w:qFormat/>
    <w:rsid w:val="00C7697D"/>
    <w:pPr>
      <w:pBdr>
        <w:bottom w:val="single" w:sz="8" w:space="4" w:color="499BC9" w:themeColor="accent1"/>
      </w:pBdr>
      <w:spacing w:after="300" w:line="240" w:lineRule="auto"/>
      <w:contextualSpacing/>
    </w:pPr>
    <w:rPr>
      <w:rFonts w:asciiTheme="majorHAnsi" w:eastAsiaTheme="majorEastAsia" w:hAnsiTheme="majorHAnsi" w:cstheme="majorBidi"/>
      <w:color w:val="2F2F2F" w:themeColor="text2" w:themeShade="BF"/>
      <w:spacing w:val="5"/>
      <w:kern w:val="28"/>
      <w:sz w:val="52"/>
      <w:szCs w:val="52"/>
    </w:rPr>
  </w:style>
  <w:style w:type="character" w:customStyle="1" w:styleId="TitleChar">
    <w:name w:val="Title Char"/>
    <w:basedOn w:val="DefaultParagraphFont"/>
    <w:link w:val="Title"/>
    <w:uiPriority w:val="10"/>
    <w:rsid w:val="00C7697D"/>
    <w:rPr>
      <w:rFonts w:asciiTheme="majorHAnsi" w:eastAsiaTheme="majorEastAsia" w:hAnsiTheme="majorHAnsi" w:cstheme="majorBidi"/>
      <w:color w:val="2F2F2F" w:themeColor="text2" w:themeShade="BF"/>
      <w:spacing w:val="5"/>
      <w:kern w:val="28"/>
      <w:sz w:val="52"/>
      <w:szCs w:val="52"/>
    </w:rPr>
  </w:style>
  <w:style w:type="paragraph" w:styleId="Subtitle">
    <w:name w:val="Subtitle"/>
    <w:basedOn w:val="Normal"/>
    <w:next w:val="Normal"/>
    <w:link w:val="SubtitleChar"/>
    <w:uiPriority w:val="11"/>
    <w:qFormat/>
    <w:rsid w:val="00C7697D"/>
    <w:pPr>
      <w:numPr>
        <w:ilvl w:val="1"/>
      </w:numPr>
    </w:pPr>
    <w:rPr>
      <w:rFonts w:asciiTheme="majorHAnsi" w:eastAsiaTheme="majorEastAsia" w:hAnsiTheme="majorHAnsi" w:cstheme="majorBidi"/>
      <w:i/>
      <w:iCs/>
      <w:color w:val="499BC9" w:themeColor="accent1"/>
      <w:spacing w:val="15"/>
      <w:sz w:val="24"/>
      <w:szCs w:val="24"/>
    </w:rPr>
  </w:style>
  <w:style w:type="character" w:customStyle="1" w:styleId="SubtitleChar">
    <w:name w:val="Subtitle Char"/>
    <w:basedOn w:val="DefaultParagraphFont"/>
    <w:link w:val="Subtitle"/>
    <w:uiPriority w:val="11"/>
    <w:rsid w:val="00C7697D"/>
    <w:rPr>
      <w:rFonts w:asciiTheme="majorHAnsi" w:eastAsiaTheme="majorEastAsia" w:hAnsiTheme="majorHAnsi" w:cstheme="majorBidi"/>
      <w:i/>
      <w:iCs/>
      <w:color w:val="499BC9" w:themeColor="accent1"/>
      <w:spacing w:val="15"/>
      <w:sz w:val="24"/>
      <w:szCs w:val="24"/>
    </w:rPr>
  </w:style>
  <w:style w:type="character" w:styleId="Strong">
    <w:name w:val="Strong"/>
    <w:basedOn w:val="DefaultParagraphFont"/>
    <w:uiPriority w:val="22"/>
    <w:qFormat/>
    <w:rsid w:val="00C7697D"/>
    <w:rPr>
      <w:b/>
      <w:bCs/>
    </w:rPr>
  </w:style>
  <w:style w:type="character" w:styleId="Emphasis">
    <w:name w:val="Emphasis"/>
    <w:basedOn w:val="DefaultParagraphFont"/>
    <w:uiPriority w:val="20"/>
    <w:qFormat/>
    <w:rsid w:val="00C7697D"/>
    <w:rPr>
      <w:i/>
      <w:iCs/>
    </w:rPr>
  </w:style>
  <w:style w:type="paragraph" w:styleId="NoSpacing">
    <w:name w:val="No Spacing"/>
    <w:uiPriority w:val="1"/>
    <w:qFormat/>
    <w:rsid w:val="00C7697D"/>
    <w:pPr>
      <w:spacing w:after="0" w:line="240" w:lineRule="auto"/>
    </w:pPr>
  </w:style>
  <w:style w:type="paragraph" w:styleId="ListParagraph">
    <w:name w:val="List Paragraph"/>
    <w:basedOn w:val="Normal"/>
    <w:uiPriority w:val="34"/>
    <w:qFormat/>
    <w:rsid w:val="00C7697D"/>
    <w:pPr>
      <w:ind w:left="720"/>
      <w:contextualSpacing/>
    </w:pPr>
  </w:style>
  <w:style w:type="paragraph" w:styleId="Quote">
    <w:name w:val="Quote"/>
    <w:basedOn w:val="Normal"/>
    <w:next w:val="Normal"/>
    <w:link w:val="QuoteChar"/>
    <w:uiPriority w:val="29"/>
    <w:qFormat/>
    <w:rsid w:val="00C7697D"/>
    <w:rPr>
      <w:i/>
      <w:iCs/>
      <w:color w:val="000000" w:themeColor="text1"/>
    </w:rPr>
  </w:style>
  <w:style w:type="character" w:customStyle="1" w:styleId="QuoteChar">
    <w:name w:val="Quote Char"/>
    <w:basedOn w:val="DefaultParagraphFont"/>
    <w:link w:val="Quote"/>
    <w:uiPriority w:val="29"/>
    <w:rsid w:val="00C7697D"/>
    <w:rPr>
      <w:i/>
      <w:iCs/>
      <w:color w:val="000000" w:themeColor="text1"/>
    </w:rPr>
  </w:style>
  <w:style w:type="paragraph" w:styleId="IntenseQuote">
    <w:name w:val="Intense Quote"/>
    <w:basedOn w:val="Normal"/>
    <w:next w:val="Normal"/>
    <w:link w:val="IntenseQuoteChar"/>
    <w:uiPriority w:val="30"/>
    <w:qFormat/>
    <w:rsid w:val="00C7697D"/>
    <w:pPr>
      <w:pBdr>
        <w:bottom w:val="single" w:sz="4" w:space="4" w:color="499BC9" w:themeColor="accent1"/>
      </w:pBdr>
      <w:spacing w:before="200" w:after="280"/>
      <w:ind w:left="936" w:right="936"/>
    </w:pPr>
    <w:rPr>
      <w:b/>
      <w:bCs/>
      <w:i/>
      <w:iCs/>
      <w:color w:val="499BC9" w:themeColor="accent1"/>
    </w:rPr>
  </w:style>
  <w:style w:type="character" w:customStyle="1" w:styleId="IntenseQuoteChar">
    <w:name w:val="Intense Quote Char"/>
    <w:basedOn w:val="DefaultParagraphFont"/>
    <w:link w:val="IntenseQuote"/>
    <w:uiPriority w:val="30"/>
    <w:rsid w:val="00C7697D"/>
    <w:rPr>
      <w:b/>
      <w:bCs/>
      <w:i/>
      <w:iCs/>
      <w:color w:val="499BC9" w:themeColor="accent1"/>
    </w:rPr>
  </w:style>
  <w:style w:type="character" w:styleId="SubtleEmphasis">
    <w:name w:val="Subtle Emphasis"/>
    <w:basedOn w:val="DefaultParagraphFont"/>
    <w:uiPriority w:val="19"/>
    <w:qFormat/>
    <w:rsid w:val="00C7697D"/>
    <w:rPr>
      <w:i/>
      <w:iCs/>
      <w:color w:val="808080" w:themeColor="text1" w:themeTint="7F"/>
    </w:rPr>
  </w:style>
  <w:style w:type="character" w:styleId="IntenseEmphasis">
    <w:name w:val="Intense Emphasis"/>
    <w:basedOn w:val="DefaultParagraphFont"/>
    <w:uiPriority w:val="21"/>
    <w:qFormat/>
    <w:rsid w:val="00C7697D"/>
    <w:rPr>
      <w:b/>
      <w:bCs/>
      <w:i/>
      <w:iCs/>
      <w:color w:val="499BC9" w:themeColor="accent1"/>
    </w:rPr>
  </w:style>
  <w:style w:type="character" w:styleId="SubtleReference">
    <w:name w:val="Subtle Reference"/>
    <w:basedOn w:val="DefaultParagraphFont"/>
    <w:uiPriority w:val="31"/>
    <w:qFormat/>
    <w:rsid w:val="00C7697D"/>
    <w:rPr>
      <w:smallCaps/>
      <w:color w:val="6EC038" w:themeColor="accent2"/>
      <w:u w:val="single"/>
    </w:rPr>
  </w:style>
  <w:style w:type="character" w:styleId="IntenseReference">
    <w:name w:val="Intense Reference"/>
    <w:basedOn w:val="DefaultParagraphFont"/>
    <w:uiPriority w:val="32"/>
    <w:qFormat/>
    <w:rsid w:val="00C7697D"/>
    <w:rPr>
      <w:b/>
      <w:bCs/>
      <w:smallCaps/>
      <w:color w:val="6EC038" w:themeColor="accent2"/>
      <w:spacing w:val="5"/>
      <w:u w:val="single"/>
    </w:rPr>
  </w:style>
  <w:style w:type="character" w:styleId="BookTitle">
    <w:name w:val="Book Title"/>
    <w:basedOn w:val="DefaultParagraphFont"/>
    <w:uiPriority w:val="33"/>
    <w:qFormat/>
    <w:rsid w:val="00C7697D"/>
    <w:rPr>
      <w:b/>
      <w:bCs/>
      <w:smallCaps/>
      <w:spacing w:val="5"/>
    </w:rPr>
  </w:style>
  <w:style w:type="paragraph" w:styleId="TOCHeading">
    <w:name w:val="TOC Heading"/>
    <w:basedOn w:val="Heading1"/>
    <w:next w:val="Normal"/>
    <w:uiPriority w:val="39"/>
    <w:semiHidden/>
    <w:unhideWhenUsed/>
    <w:qFormat/>
    <w:rsid w:val="00C7697D"/>
    <w:pPr>
      <w:outlineLvl w:val="9"/>
    </w:pPr>
  </w:style>
  <w:style w:type="table" w:styleId="TableGrid">
    <w:name w:val="Table Grid"/>
    <w:basedOn w:val="TableNormal"/>
    <w:uiPriority w:val="59"/>
    <w:rsid w:val="00E83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hitespace">
    <w:name w:val="whitespace:"/>
    <w:basedOn w:val="DefaultParagraphFont"/>
    <w:rsid w:val="00A84A58"/>
  </w:style>
  <w:style w:type="paragraph" w:styleId="BalloonText">
    <w:name w:val="Balloon Text"/>
    <w:basedOn w:val="Normal"/>
    <w:link w:val="BalloonTextChar"/>
    <w:uiPriority w:val="99"/>
    <w:semiHidden/>
    <w:unhideWhenUsed/>
    <w:rsid w:val="00AD3A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A06"/>
    <w:rPr>
      <w:rFonts w:ascii="Tahoma" w:hAnsi="Tahoma" w:cs="Tahoma"/>
      <w:sz w:val="16"/>
      <w:szCs w:val="16"/>
    </w:rPr>
  </w:style>
  <w:style w:type="paragraph" w:styleId="NormalWeb">
    <w:name w:val="Normal (Web)"/>
    <w:basedOn w:val="Normal"/>
    <w:uiPriority w:val="99"/>
    <w:semiHidden/>
    <w:unhideWhenUsed/>
    <w:rsid w:val="00170123"/>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2410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10A7"/>
  </w:style>
  <w:style w:type="paragraph" w:styleId="Footer">
    <w:name w:val="footer"/>
    <w:basedOn w:val="Normal"/>
    <w:link w:val="FooterChar"/>
    <w:uiPriority w:val="99"/>
    <w:unhideWhenUsed/>
    <w:rsid w:val="002410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10A7"/>
  </w:style>
  <w:style w:type="character" w:styleId="CommentReference">
    <w:name w:val="annotation reference"/>
    <w:basedOn w:val="DefaultParagraphFont"/>
    <w:uiPriority w:val="99"/>
    <w:semiHidden/>
    <w:unhideWhenUsed/>
    <w:rsid w:val="00BE1DF5"/>
    <w:rPr>
      <w:sz w:val="16"/>
      <w:szCs w:val="16"/>
    </w:rPr>
  </w:style>
  <w:style w:type="paragraph" w:styleId="CommentText">
    <w:name w:val="annotation text"/>
    <w:basedOn w:val="Normal"/>
    <w:link w:val="CommentTextChar"/>
    <w:uiPriority w:val="99"/>
    <w:semiHidden/>
    <w:unhideWhenUsed/>
    <w:rsid w:val="00BE1DF5"/>
    <w:pPr>
      <w:spacing w:line="240" w:lineRule="auto"/>
    </w:pPr>
    <w:rPr>
      <w:sz w:val="20"/>
      <w:szCs w:val="20"/>
    </w:rPr>
  </w:style>
  <w:style w:type="character" w:customStyle="1" w:styleId="CommentTextChar">
    <w:name w:val="Comment Text Char"/>
    <w:basedOn w:val="DefaultParagraphFont"/>
    <w:link w:val="CommentText"/>
    <w:uiPriority w:val="99"/>
    <w:semiHidden/>
    <w:rsid w:val="00BE1DF5"/>
    <w:rPr>
      <w:sz w:val="20"/>
      <w:szCs w:val="20"/>
    </w:rPr>
  </w:style>
  <w:style w:type="paragraph" w:styleId="CommentSubject">
    <w:name w:val="annotation subject"/>
    <w:basedOn w:val="CommentText"/>
    <w:next w:val="CommentText"/>
    <w:link w:val="CommentSubjectChar"/>
    <w:uiPriority w:val="99"/>
    <w:semiHidden/>
    <w:unhideWhenUsed/>
    <w:rsid w:val="00BE1DF5"/>
    <w:rPr>
      <w:b/>
      <w:bCs/>
    </w:rPr>
  </w:style>
  <w:style w:type="character" w:customStyle="1" w:styleId="CommentSubjectChar">
    <w:name w:val="Comment Subject Char"/>
    <w:basedOn w:val="CommentTextChar"/>
    <w:link w:val="CommentSubject"/>
    <w:uiPriority w:val="99"/>
    <w:semiHidden/>
    <w:rsid w:val="00BE1D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25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8</Pages>
  <Words>1911</Words>
  <Characters>10893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UNSW</Company>
  <LinksUpToDate>false</LinksUpToDate>
  <CharactersWithSpaces>12779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dc:creator>
  <cp:lastModifiedBy>Aniko Toth</cp:lastModifiedBy>
  <cp:revision>5</cp:revision>
  <dcterms:created xsi:type="dcterms:W3CDTF">2020-08-18T03:52:00Z</dcterms:created>
  <dcterms:modified xsi:type="dcterms:W3CDTF">2020-08-18T03:56:00Z</dcterms:modified>
</cp:coreProperties>
</file>